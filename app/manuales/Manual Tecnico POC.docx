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rPr>
      </w:pPr>
      <w:r>
        <w:rPr>
          <w:rFonts w:cs="Arial" w:ascii="Arial" w:hAnsi="Arial"/>
          <w:b/>
        </w:rPr>
      </w:r>
      <w:bookmarkStart w:id="0" w:name="_GoBack"/>
      <w:bookmarkStart w:id="1" w:name="_GoBack"/>
      <w:bookmarkEnd w:id="1"/>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t xml:space="preserve">MANUAL DE OPERACIÓN Y DE </w:t>
      </w:r>
      <w:r>
        <w:rPr>
          <w:rFonts w:cs="Arial" w:ascii="Arial" w:hAnsi="Arial"/>
          <w:b/>
        </w:rPr>
        <w:t>INSTALACIÓN</w:t>
      </w:r>
    </w:p>
    <w:p>
      <w:pPr>
        <w:pStyle w:val="Normal"/>
        <w:jc w:val="center"/>
        <w:rPr/>
      </w:pPr>
      <w:r>
        <w:rPr>
          <w:rFonts w:cs="Arial" w:ascii="Arial" w:hAnsi="Arial"/>
          <w:b/>
        </w:rPr>
        <w:t>SISTEMA POC</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drawing>
          <wp:anchor behindDoc="0" distT="0" distB="0" distL="0" distR="0" simplePos="0" locked="0" layoutInCell="1" allowOverlap="1" relativeHeight="2">
            <wp:simplePos x="0" y="0"/>
            <wp:positionH relativeFrom="column">
              <wp:posOffset>991870</wp:posOffset>
            </wp:positionH>
            <wp:positionV relativeFrom="paragraph">
              <wp:posOffset>-12700</wp:posOffset>
            </wp:positionV>
            <wp:extent cx="3794125" cy="1283970"/>
            <wp:effectExtent l="0" t="0" r="0" b="0"/>
            <wp:wrapSquare wrapText="largest"/>
            <wp:docPr id="1"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3" descr=""/>
                    <pic:cNvPicPr>
                      <a:picLocks noChangeAspect="1" noChangeArrowheads="1"/>
                    </pic:cNvPicPr>
                  </pic:nvPicPr>
                  <pic:blipFill>
                    <a:blip r:embed="rId2"/>
                    <a:stretch>
                      <a:fillRect/>
                    </a:stretch>
                  </pic:blipFill>
                  <pic:spPr bwMode="auto">
                    <a:xfrm>
                      <a:off x="0" y="0"/>
                      <a:ext cx="3794125" cy="1283970"/>
                    </a:xfrm>
                    <a:prstGeom prst="rect">
                      <a:avLst/>
                    </a:prstGeom>
                  </pic:spPr>
                </pic:pic>
              </a:graphicData>
            </a:graphic>
          </wp:anchor>
        </w:drawing>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pPr>
      <w:r>
        <w:rPr>
          <w:rFonts w:eastAsia="Times New Roman" w:cs="Calibri"/>
          <w:b/>
          <w:sz w:val="28"/>
          <w:szCs w:val="28"/>
          <w:lang w:eastAsia="es-ES"/>
        </w:rPr>
        <w:t>2019</w:t>
      </w:r>
    </w:p>
    <w:p>
      <w:pPr>
        <w:pStyle w:val="ListParagraph"/>
        <w:ind w:left="360" w:hanging="0"/>
        <w:rPr>
          <w:rFonts w:ascii="Arial" w:hAnsi="Arial" w:eastAsia="Calibri" w:cs="Arial"/>
          <w:b/>
          <w:b/>
          <w:lang w:val="es-CO" w:eastAsia="en-US"/>
        </w:rPr>
      </w:pPr>
      <w:r>
        <w:rPr>
          <w:rFonts w:eastAsia="Calibri" w:cs="Arial" w:ascii="Arial" w:hAnsi="Arial"/>
          <w:b/>
          <w:lang w:val="es-CO" w:eastAsia="en-US"/>
        </w:rPr>
      </w:r>
    </w:p>
    <w:p>
      <w:pPr>
        <w:pStyle w:val="Ttulo1"/>
        <w:numPr>
          <w:ilvl w:val="0"/>
          <w:numId w:val="5"/>
        </w:numPr>
        <w:ind w:left="357" w:hanging="357"/>
        <w:rPr/>
      </w:pPr>
      <w:r>
        <w:rPr/>
        <w:t xml:space="preserve">MANUAL DE </w:t>
      </w:r>
      <w:ins w:id="0" w:author="Autor desconocido" w:date="2019-02-27T18:05:18Z">
        <w:r>
          <w:rPr/>
          <w:t>OPERACIÓN</w:t>
        </w:r>
      </w:ins>
      <w:del w:id="1" w:author="Autor desconocido" w:date="2019-02-27T18:05:18Z">
        <w:r>
          <w:rPr/>
          <w:delText>OPERACION</w:delText>
        </w:r>
      </w:del>
      <w:r>
        <w:rPr>
          <w:rFonts w:eastAsia="Calibri" w:cs="Arial" w:ascii="Arial" w:hAnsi="Arial"/>
          <w:sz w:val="22"/>
          <w:szCs w:val="22"/>
        </w:rPr>
        <w:t xml:space="preserve"> </w:t>
        <w:tab/>
      </w:r>
    </w:p>
    <w:p>
      <w:pPr>
        <w:pStyle w:val="Normal"/>
        <w:rPr>
          <w:rFonts w:ascii="Arial" w:hAnsi="Arial" w:eastAsia="Times New Roman" w:cs="Arial"/>
          <w:sz w:val="24"/>
          <w:szCs w:val="24"/>
          <w:lang w:val="es-ES" w:eastAsia="es-ES"/>
        </w:rPr>
      </w:pPr>
      <w:r>
        <w:rPr>
          <w:rFonts w:eastAsia="Times New Roman" w:cs="Arial" w:ascii="Arial" w:hAnsi="Arial"/>
          <w:sz w:val="24"/>
          <w:szCs w:val="24"/>
          <w:lang w:val="es-ES" w:eastAsia="es-ES"/>
        </w:rPr>
      </w:r>
    </w:p>
    <w:p>
      <w:pPr>
        <w:pStyle w:val="Normal"/>
        <w:jc w:val="both"/>
        <w:rPr/>
      </w:pPr>
      <w:r>
        <w:rPr>
          <w:rFonts w:eastAsia="Times New Roman" w:cs="Calibri"/>
          <w:sz w:val="24"/>
          <w:szCs w:val="16"/>
          <w:lang w:eastAsia="es-ES"/>
        </w:rPr>
        <w:t xml:space="preserve">En este manual se </w:t>
      </w:r>
      <w:ins w:id="2" w:author="Autor desconocido" w:date="2019-02-27T18:06:49Z">
        <w:r>
          <w:rPr>
            <w:rFonts w:eastAsia="Times New Roman" w:cs="Calibri"/>
            <w:sz w:val="24"/>
            <w:szCs w:val="16"/>
            <w:lang w:eastAsia="es-ES"/>
          </w:rPr>
          <w:t>describen</w:t>
        </w:r>
      </w:ins>
      <w:del w:id="3" w:author="Autor desconocido" w:date="2019-02-27T18:06:49Z">
        <w:r>
          <w:rPr>
            <w:rFonts w:eastAsia="Times New Roman" w:cs="Calibri"/>
            <w:sz w:val="24"/>
            <w:szCs w:val="16"/>
            <w:lang w:eastAsia="es-ES"/>
          </w:rPr>
          <w:delText>describ</w:delText>
        </w:r>
      </w:del>
      <w:del w:id="4" w:author="Autor desconocido" w:date="2019-02-27T18:05:04Z">
        <w:r>
          <w:rPr>
            <w:rFonts w:eastAsia="Times New Roman" w:cs="Calibri"/>
            <w:sz w:val="24"/>
            <w:szCs w:val="16"/>
            <w:lang w:eastAsia="es-ES"/>
          </w:rPr>
          <w:delText>irán</w:delText>
        </w:r>
      </w:del>
      <w:r>
        <w:rPr>
          <w:rFonts w:eastAsia="Times New Roman" w:cs="Calibri"/>
          <w:sz w:val="24"/>
          <w:szCs w:val="16"/>
          <w:lang w:eastAsia="es-ES"/>
        </w:rPr>
        <w:t xml:space="preserve"> detalladamente todos los componentes técnicos que se requieren para la instalación exitosa de los sistemas de información en un servidor.</w:t>
      </w:r>
    </w:p>
    <w:p>
      <w:pPr>
        <w:pStyle w:val="ListParagraph"/>
        <w:numPr>
          <w:ilvl w:val="0"/>
          <w:numId w:val="2"/>
        </w:numPr>
        <w:jc w:val="both"/>
        <w:rPr/>
      </w:pPr>
      <w:r>
        <w:rPr>
          <w:rFonts w:cs="Calibri" w:ascii="Calibri" w:hAnsi="Calibri"/>
          <w:b/>
        </w:rPr>
        <w:t>Sistema operativo</w:t>
      </w:r>
      <w:r>
        <w:rPr>
          <w:rFonts w:cs="Arial" w:ascii="Arial" w:hAnsi="Arial"/>
          <w:b/>
        </w:rPr>
        <w:t xml:space="preserve">: </w:t>
      </w:r>
      <w:r>
        <w:rPr>
          <w:rFonts w:cs="Calibri" w:ascii="Calibri" w:hAnsi="Calibri"/>
          <w:szCs w:val="16"/>
          <w:lang w:val="es-CO"/>
        </w:rPr>
        <w:t xml:space="preserve">El sistema </w:t>
      </w:r>
      <w:ins w:id="5" w:author="Autor desconocido" w:date="2019-02-27T18:05:23Z">
        <w:r>
          <w:rPr>
            <w:rFonts w:cs="Calibri" w:ascii="Calibri" w:hAnsi="Calibri"/>
            <w:szCs w:val="16"/>
            <w:lang w:val="es-CO"/>
          </w:rPr>
          <w:t xml:space="preserve">POC no tiene dependencia directa de un sistema </w:t>
        </w:r>
      </w:ins>
      <w:r>
        <w:rPr>
          <w:rFonts w:cs="Calibri" w:ascii="Calibri" w:hAnsi="Calibri"/>
          <w:szCs w:val="16"/>
          <w:lang w:val="es-CO"/>
        </w:rPr>
        <w:t xml:space="preserve">operativo </w:t>
      </w:r>
      <w:del w:id="6" w:author="Autor desconocido" w:date="2019-02-27T18:05:46Z">
        <w:r>
          <w:rPr>
            <w:rFonts w:cs="Calibri" w:ascii="Calibri" w:hAnsi="Calibri"/>
            <w:szCs w:val="16"/>
            <w:lang w:val="es-CO"/>
          </w:rPr>
          <w:delText>mínimo</w:delText>
        </w:r>
      </w:del>
      <w:ins w:id="7" w:author="Autor desconocido" w:date="2019-02-27T18:05:46Z">
        <w:r>
          <w:rPr>
            <w:rFonts w:cs="Calibri" w:ascii="Calibri" w:hAnsi="Calibri"/>
            <w:szCs w:val="16"/>
            <w:lang w:val="es-CO"/>
          </w:rPr>
          <w:t>particular</w:t>
        </w:r>
      </w:ins>
      <w:r>
        <w:rPr>
          <w:rFonts w:cs="Calibri" w:ascii="Calibri" w:hAnsi="Calibri"/>
          <w:szCs w:val="16"/>
          <w:lang w:val="es-CO"/>
        </w:rPr>
        <w:t xml:space="preserve"> para el correcto funcionamiento del sistema de información</w:t>
      </w:r>
      <w:ins w:id="8" w:author="Autor desconocido" w:date="2019-02-27T18:06:07Z">
        <w:r>
          <w:rPr>
            <w:rFonts w:cs="Calibri" w:ascii="Calibri" w:hAnsi="Calibri"/>
            <w:szCs w:val="16"/>
            <w:lang w:val="es-CO"/>
          </w:rPr>
          <w:t xml:space="preserve"> ya que puede desplegarse sobre sistemas Linux o</w:t>
        </w:r>
      </w:ins>
      <w:del w:id="9" w:author="Autor desconocido" w:date="2019-02-27T18:06:25Z">
        <w:r>
          <w:rPr>
            <w:rFonts w:cs="Calibri" w:ascii="Calibri" w:hAnsi="Calibri"/>
            <w:szCs w:val="16"/>
            <w:lang w:val="es-CO"/>
          </w:rPr>
          <w:delText xml:space="preserve"> es</w:delText>
        </w:r>
      </w:del>
      <w:r>
        <w:rPr>
          <w:rFonts w:cs="Calibri" w:ascii="Calibri" w:hAnsi="Calibri"/>
          <w:szCs w:val="16"/>
          <w:lang w:val="es-CO"/>
        </w:rPr>
        <w:t xml:space="preserve"> Windows</w:t>
      </w:r>
      <w:del w:id="10" w:author="Autor desconocido" w:date="2019-02-27T18:06:42Z">
        <w:r>
          <w:rPr>
            <w:rFonts w:cs="Calibri" w:ascii="Calibri" w:hAnsi="Calibri"/>
            <w:szCs w:val="16"/>
            <w:lang w:val="es-CO"/>
          </w:rPr>
          <w:delText xml:space="preserve"> Server 2008 Standard</w:delText>
        </w:r>
      </w:del>
      <w:r>
        <w:rPr>
          <w:rFonts w:cs="Calibri" w:ascii="Calibri" w:hAnsi="Calibri"/>
          <w:szCs w:val="16"/>
          <w:lang w:val="es-CO"/>
        </w:rPr>
        <w:t>.</w:t>
      </w:r>
    </w:p>
    <w:p>
      <w:pPr>
        <w:pStyle w:val="ListParagraph"/>
        <w:rPr>
          <w:rFonts w:ascii="Arial" w:hAnsi="Arial" w:cs="Arial"/>
          <w:b/>
          <w:b/>
        </w:rPr>
      </w:pPr>
      <w:r>
        <w:rPr>
          <w:rFonts w:cs="Arial" w:ascii="Arial" w:hAnsi="Arial"/>
          <w:b/>
        </w:rPr>
      </w:r>
    </w:p>
    <w:p>
      <w:pPr>
        <w:pStyle w:val="ListParagraph"/>
        <w:numPr>
          <w:ilvl w:val="0"/>
          <w:numId w:val="2"/>
        </w:numPr>
        <w:jc w:val="both"/>
        <w:rPr>
          <w:rFonts w:ascii="Calibri" w:hAnsi="Calibri" w:cs="Calibri" w:asciiTheme="minorHAnsi" w:cstheme="minorHAnsi" w:hAnsiTheme="minorHAnsi"/>
          <w:bCs/>
          <w:szCs w:val="16"/>
          <w:lang w:val="es-CO"/>
          <w:del w:id="17" w:author="Autor desconocido" w:date="2019-02-27T18:09:56Z"/>
        </w:rPr>
      </w:pPr>
      <w:r>
        <w:rPr>
          <w:rFonts w:cs="Calibri" w:ascii="Calibri" w:hAnsi="Calibri" w:asciiTheme="minorHAnsi" w:cstheme="minorHAnsi" w:hAnsiTheme="minorHAnsi"/>
          <w:b/>
          <w:bCs/>
        </w:rPr>
        <w:t xml:space="preserve">Aplicativo tipo </w:t>
      </w:r>
      <w:ins w:id="11" w:author="Autor desconocido" w:date="2019-02-27T18:08:06Z">
        <w:r>
          <w:rPr>
            <w:rFonts w:cs="Calibri" w:ascii="Calibri" w:hAnsi="Calibri" w:asciiTheme="minorHAnsi" w:cstheme="minorHAnsi" w:hAnsiTheme="minorHAnsi"/>
            <w:b/>
            <w:bCs/>
          </w:rPr>
          <w:t>X</w:t>
        </w:r>
      </w:ins>
      <w:del w:id="12" w:author="Autor desconocido" w:date="2019-02-27T18:08:05Z">
        <w:r>
          <w:rPr>
            <w:rFonts w:cs="Calibri" w:ascii="Calibri" w:hAnsi="Calibri" w:asciiTheme="minorHAnsi" w:cstheme="minorHAnsi" w:hAnsiTheme="minorHAnsi"/>
            <w:b/>
            <w:bCs/>
          </w:rPr>
          <w:delText>W</w:delText>
        </w:r>
      </w:del>
      <w:r>
        <w:rPr>
          <w:rFonts w:cs="Calibri" w:ascii="Calibri" w:hAnsi="Calibri" w:asciiTheme="minorHAnsi" w:cstheme="minorHAnsi" w:hAnsiTheme="minorHAnsi"/>
          <w:b/>
          <w:bCs/>
        </w:rPr>
        <w:t>AMP</w:t>
      </w:r>
      <w:r>
        <w:rPr>
          <w:rFonts w:cs="Arial" w:ascii="Arial" w:hAnsi="Arial"/>
          <w:b/>
          <w:szCs w:val="16"/>
          <w:lang w:val="es-CO"/>
        </w:rPr>
        <w:t xml:space="preserve">: </w:t>
      </w:r>
      <w:r>
        <w:rPr>
          <w:rFonts w:cs="Calibri" w:ascii="Calibri" w:hAnsi="Calibri"/>
          <w:szCs w:val="16"/>
          <w:lang w:val="es-CO"/>
        </w:rPr>
        <w:t xml:space="preserve"> </w:t>
      </w:r>
      <w:ins w:id="13" w:author="Autor desconocido" w:date="2019-02-27T18:08:17Z">
        <w:r>
          <w:rPr>
            <w:rFonts w:cs="Calibri" w:ascii="Calibri" w:hAnsi="Calibri"/>
            <w:szCs w:val="16"/>
            <w:lang w:val="es-CO"/>
          </w:rPr>
          <w:t>Un entorno Apache2, PHP, MySQL que puede ser instalado de forma i</w:t>
        </w:r>
      </w:ins>
      <w:ins w:id="14" w:author="Autor desconocido" w:date="2019-02-27T18:09:00Z">
        <w:r>
          <w:rPr>
            <w:rFonts w:cs="Calibri" w:ascii="Calibri" w:hAnsi="Calibri"/>
            <w:szCs w:val="16"/>
            <w:lang w:val="es-CO"/>
          </w:rPr>
          <w:t xml:space="preserve">ndependiente en cualquier sistema operativo o mediante herramientas como </w:t>
        </w:r>
      </w:ins>
      <w:r>
        <w:rPr>
          <w:rFonts w:cs="Calibri" w:ascii="Calibri" w:hAnsi="Calibri" w:asciiTheme="minorHAnsi" w:cstheme="minorHAnsi" w:hAnsiTheme="minorHAnsi"/>
          <w:bCs/>
        </w:rPr>
        <w:t>WampServer</w:t>
      </w:r>
      <w:del w:id="15" w:author="Autor desconocido" w:date="2019-02-27T18:09:40Z">
        <w:r>
          <w:rPr>
            <w:rFonts w:cs="Calibri" w:ascii="Calibri" w:hAnsi="Calibri" w:asciiTheme="minorHAnsi" w:cstheme="minorHAnsi" w:hAnsiTheme="minorHAnsi"/>
            <w:bCs/>
          </w:rPr>
          <w:delText xml:space="preserve"> 2.0 (Este incluye los componentes de base de datos, framework PHP y servidor web)</w:delText>
        </w:r>
      </w:del>
      <w:ins w:id="16" w:author="Autor desconocido" w:date="2019-02-27T18:09:40Z">
        <w:r>
          <w:rPr>
            <w:rFonts w:cs="Calibri" w:ascii="Calibri" w:hAnsi="Calibri" w:asciiTheme="minorHAnsi" w:cstheme="minorHAnsi" w:hAnsiTheme="minorHAnsi"/>
            <w:bCs/>
          </w:rPr>
          <w:t xml:space="preserve"> o XAMPP</w:t>
        </w:r>
      </w:ins>
      <w:r>
        <w:rPr>
          <w:rFonts w:cs="Calibri" w:ascii="Calibri" w:hAnsi="Calibri" w:asciiTheme="minorHAnsi" w:cstheme="minorHAnsi" w:hAnsiTheme="minorHAnsi"/>
          <w:bCs/>
        </w:rPr>
        <w:t xml:space="preserve">. </w:t>
      </w:r>
    </w:p>
    <w:p>
      <w:pPr>
        <w:pStyle w:val="ListParagraph"/>
        <w:numPr>
          <w:ilvl w:val="0"/>
          <w:numId w:val="2"/>
        </w:numPr>
        <w:jc w:val="both"/>
        <w:rPr>
          <w:rFonts w:ascii="Calibri" w:hAnsi="Calibri" w:cs="Calibri" w:asciiTheme="minorHAnsi" w:cstheme="minorHAnsi" w:hAnsiTheme="minorHAnsi"/>
          <w:bCs/>
          <w:szCs w:val="16"/>
          <w:lang w:val="es-CO"/>
        </w:rPr>
      </w:pPr>
      <w:del w:id="18" w:author="Autor desconocido" w:date="2019-02-27T18:09:56Z">
        <w:r>
          <w:rPr>
            <w:b/>
            <w:bCs/>
          </w:rPr>
          <w:delText xml:space="preserve"> </w:delText>
        </w:r>
      </w:del>
      <w:del w:id="19" w:author="Autor desconocido" w:date="2019-02-27T18:09:56Z">
        <w:r>
          <w:rPr>
            <w:rFonts w:cs="Calibri" w:ascii="Calibri" w:hAnsi="Calibri" w:asciiTheme="minorHAnsi" w:cstheme="minorHAnsi" w:hAnsiTheme="minorHAnsi"/>
            <w:bCs/>
          </w:rPr>
          <w:delText>El software  Wampserver 2.0  incluye (Mysql  5.0.51b, PHP 5.2.6,</w:delText>
        </w:r>
      </w:del>
      <w:del w:id="20" w:author="Autor desconocido" w:date="2019-02-27T18:09:56Z">
        <w:r>
          <w:rPr>
            <w:rFonts w:cs="Calibri" w:ascii="Calibri" w:hAnsi="Calibri" w:asciiTheme="minorHAnsi" w:cstheme="minorHAnsi" w:hAnsiTheme="minorHAnsi"/>
          </w:rPr>
          <w:delText xml:space="preserve"> </w:delText>
        </w:r>
      </w:del>
      <w:del w:id="21" w:author="Autor desconocido" w:date="2019-02-27T18:09:56Z">
        <w:r>
          <w:rPr>
            <w:rFonts w:cs="Calibri" w:ascii="Calibri" w:hAnsi="Calibri" w:asciiTheme="minorHAnsi" w:cstheme="minorHAnsi" w:hAnsiTheme="minorHAnsi"/>
            <w:bCs/>
          </w:rPr>
          <w:delText>Apache 2.2.8) así que con sólo instalar el Wampserver 2.0 es suficiente.</w:delText>
        </w:r>
      </w:del>
      <w:del w:id="22" w:author="Autor desconocido" w:date="2019-02-27T18:09:56Z">
        <w:r>
          <w:rPr>
            <w:rFonts w:cs="Calibri" w:ascii="Calibri" w:hAnsi="Calibri" w:asciiTheme="minorHAnsi" w:cstheme="minorHAnsi" w:hAnsiTheme="minorHAnsi"/>
            <w:szCs w:val="16"/>
            <w:lang w:val="es-CO"/>
          </w:rPr>
          <w:delText xml:space="preserve"> </w:delText>
        </w:r>
      </w:del>
    </w:p>
    <w:p>
      <w:pPr>
        <w:pStyle w:val="ListParagraph"/>
        <w:jc w:val="both"/>
        <w:rPr>
          <w:rFonts w:ascii="Calibri" w:hAnsi="Calibri" w:cs="Calibri" w:asciiTheme="minorHAnsi" w:cstheme="minorHAnsi" w:hAnsiTheme="minorHAnsi"/>
          <w:szCs w:val="16"/>
          <w:lang w:val="es-CO"/>
        </w:rPr>
      </w:pPr>
      <w:r>
        <w:rPr>
          <w:rFonts w:cs="Calibri" w:cstheme="minorHAnsi" w:ascii="Calibri" w:hAnsi="Calibri"/>
          <w:szCs w:val="16"/>
          <w:lang w:val="es-CO"/>
        </w:rPr>
      </w:r>
    </w:p>
    <w:p>
      <w:pPr>
        <w:pStyle w:val="ListParagraph"/>
        <w:numPr>
          <w:ilvl w:val="0"/>
          <w:numId w:val="2"/>
        </w:numPr>
        <w:jc w:val="both"/>
        <w:rPr/>
      </w:pPr>
      <w:r>
        <w:rPr>
          <w:rFonts w:cs="Calibri" w:ascii="Calibri" w:hAnsi="Calibri"/>
          <w:b/>
          <w:szCs w:val="16"/>
          <w:lang w:val="es-CO"/>
        </w:rPr>
        <w:t xml:space="preserve">Licenciamiento de </w:t>
      </w:r>
      <w:del w:id="23" w:author="Autor desconocido" w:date="2019-02-27T18:10:05Z">
        <w:r>
          <w:rPr>
            <w:rFonts w:cs="Calibri" w:ascii="Calibri" w:hAnsi="Calibri"/>
            <w:b/>
            <w:szCs w:val="16"/>
            <w:lang w:val="es-CO"/>
          </w:rPr>
          <w:delText xml:space="preserve">todos </w:delText>
        </w:r>
      </w:del>
      <w:r>
        <w:rPr>
          <w:rFonts w:cs="Calibri" w:ascii="Calibri" w:hAnsi="Calibri"/>
          <w:b/>
          <w:szCs w:val="16"/>
          <w:lang w:val="es-CO"/>
        </w:rPr>
        <w:t>los componentes</w:t>
      </w:r>
      <w:del w:id="24" w:author="Autor desconocido" w:date="2019-02-27T18:10:12Z">
        <w:r>
          <w:rPr>
            <w:rFonts w:cs="Calibri" w:ascii="Calibri" w:hAnsi="Calibri"/>
            <w:b/>
            <w:szCs w:val="16"/>
            <w:lang w:val="es-CO"/>
          </w:rPr>
          <w:delText xml:space="preserve"> que lo requieran</w:delText>
        </w:r>
      </w:del>
      <w:r>
        <w:rPr>
          <w:rFonts w:cs="Calibri" w:ascii="Calibri" w:hAnsi="Calibri"/>
          <w:b/>
          <w:szCs w:val="16"/>
          <w:lang w:val="es-CO"/>
        </w:rPr>
        <w:t xml:space="preserve">: </w:t>
      </w:r>
      <w:del w:id="25" w:author="Autor desconocido" w:date="2019-02-27T18:10:20Z">
        <w:r>
          <w:rPr>
            <w:rFonts w:cs="Calibri" w:ascii="Calibri" w:hAnsi="Calibri"/>
            <w:b/>
            <w:szCs w:val="16"/>
            <w:lang w:val="es-CO"/>
          </w:rPr>
          <w:delText>El único programa que necesita compra de licencia es el sistema operativo Windows server en la máquina donde se va a instalar el sistema, el resto de herramientas son totalmente gratuitas y están cubiertas bajo la licencia GPL</w:delText>
        </w:r>
      </w:del>
      <w:ins w:id="26" w:author="Autor desconocido" w:date="2019-02-27T18:10:20Z">
        <w:r>
          <w:rPr>
            <w:rFonts w:cs="Calibri" w:ascii="Calibri" w:hAnsi="Calibri"/>
            <w:szCs w:val="16"/>
            <w:lang w:val="es-CO"/>
          </w:rPr>
          <w:t xml:space="preserve">Ninguno de los componentes del sistema requieren licenciamiento a excepción del sistema operativo si se decide </w:t>
        </w:r>
      </w:ins>
      <w:ins w:id="27" w:author="Autor desconocido" w:date="2019-02-27T18:11:00Z">
        <w:r>
          <w:rPr>
            <w:rFonts w:cs="Calibri" w:ascii="Calibri" w:hAnsi="Calibri"/>
            <w:szCs w:val="16"/>
            <w:lang w:val="es-CO"/>
          </w:rPr>
          <w:t>montar sobre un server Windows</w:t>
        </w:r>
      </w:ins>
      <w:r>
        <w:rPr>
          <w:rFonts w:cs="Calibri" w:ascii="Calibri" w:hAnsi="Calibri"/>
          <w:szCs w:val="16"/>
          <w:lang w:val="es-CO"/>
        </w:rPr>
        <w:t>.</w:t>
      </w:r>
    </w:p>
    <w:p>
      <w:pPr>
        <w:pStyle w:val="ListParagraph"/>
        <w:jc w:val="both"/>
        <w:rPr>
          <w:rFonts w:ascii="Calibri" w:hAnsi="Calibri" w:cs="Calibri"/>
          <w:b/>
          <w:b/>
          <w:szCs w:val="16"/>
          <w:lang w:val="es-CO"/>
        </w:rPr>
      </w:pPr>
      <w:r>
        <w:rPr>
          <w:rFonts w:cs="Calibri" w:ascii="Calibri" w:hAnsi="Calibri"/>
          <w:b/>
          <w:szCs w:val="16"/>
          <w:lang w:val="es-CO"/>
        </w:rPr>
      </w:r>
    </w:p>
    <w:p>
      <w:pPr>
        <w:pStyle w:val="ListParagraph"/>
        <w:numPr>
          <w:ilvl w:val="0"/>
          <w:numId w:val="2"/>
        </w:numPr>
        <w:jc w:val="both"/>
        <w:rPr/>
      </w:pPr>
      <w:r>
        <w:rPr>
          <w:rFonts w:cs="Calibri" w:ascii="Calibri" w:hAnsi="Calibri"/>
          <w:b/>
          <w:szCs w:val="16"/>
          <w:lang w:val="es-CO"/>
        </w:rPr>
        <w:t xml:space="preserve">Requerimientos de hardware </w:t>
      </w:r>
      <w:del w:id="28" w:author="Autor desconocido" w:date="2019-02-27T18:11:30Z">
        <w:r>
          <w:rPr>
            <w:rFonts w:cs="Calibri" w:ascii="Calibri" w:hAnsi="Calibri"/>
            <w:b/>
            <w:szCs w:val="16"/>
            <w:lang w:val="es-CO"/>
          </w:rPr>
          <w:delText>La capacidad</w:delText>
        </w:r>
      </w:del>
      <w:ins w:id="29" w:author="Autor desconocido" w:date="2019-02-27T18:11:30Z">
        <w:r>
          <w:rPr>
            <w:rFonts w:cs="Calibri" w:ascii="Calibri" w:hAnsi="Calibri"/>
            <w:szCs w:val="16"/>
            <w:lang w:val="es-CO"/>
          </w:rPr>
          <w:t xml:space="preserve">Se recomienda como mínimo un servidor con </w:t>
        </w:r>
      </w:ins>
      <w:del w:id="30" w:author="Autor desconocido" w:date="2019-02-27T18:12:02Z">
        <w:r>
          <w:rPr>
            <w:rFonts w:cs="Calibri" w:ascii="Calibri" w:hAnsi="Calibri"/>
            <w:szCs w:val="16"/>
            <w:lang w:val="es-CO"/>
          </w:rPr>
          <w:delText xml:space="preserve"> mínima de memoria RAM que debe tener el servidor es de </w:delText>
        </w:r>
      </w:del>
      <w:r>
        <w:rPr>
          <w:rFonts w:cs="Calibri" w:ascii="Calibri" w:hAnsi="Calibri"/>
          <w:szCs w:val="16"/>
          <w:lang w:val="es-CO"/>
        </w:rPr>
        <w:t>8 GB</w:t>
      </w:r>
      <w:ins w:id="31" w:author="Autor desconocido" w:date="2019-02-27T18:12:05Z">
        <w:r>
          <w:rPr>
            <w:rFonts w:cs="Calibri" w:ascii="Calibri" w:hAnsi="Calibri"/>
            <w:szCs w:val="16"/>
            <w:lang w:val="es-CO"/>
          </w:rPr>
          <w:t xml:space="preserve"> de memoria RAM y </w:t>
        </w:r>
      </w:ins>
      <w:del w:id="32" w:author="Autor desconocido" w:date="2019-02-27T18:12:15Z">
        <w:r>
          <w:rPr>
            <w:rFonts w:cs="Calibri" w:ascii="Calibri" w:hAnsi="Calibri"/>
            <w:szCs w:val="16"/>
            <w:lang w:val="es-CO"/>
          </w:rPr>
          <w:delText>, el</w:delText>
        </w:r>
      </w:del>
      <w:ins w:id="33" w:author="Autor desconocido" w:date="2019-02-27T18:12:16Z">
        <w:r>
          <w:rPr>
            <w:rFonts w:cs="Calibri" w:ascii="Calibri" w:hAnsi="Calibri"/>
            <w:szCs w:val="16"/>
            <w:lang w:val="es-CO"/>
          </w:rPr>
          <w:t>un</w:t>
        </w:r>
      </w:ins>
      <w:r>
        <w:rPr>
          <w:rFonts w:cs="Calibri" w:ascii="Calibri" w:hAnsi="Calibri"/>
          <w:szCs w:val="16"/>
          <w:lang w:val="es-CO"/>
        </w:rPr>
        <w:t xml:space="preserve"> procesador</w:t>
      </w:r>
      <w:del w:id="34" w:author="Autor desconocido" w:date="2019-02-27T18:12:37Z">
        <w:r>
          <w:rPr>
            <w:rFonts w:cs="Calibri" w:ascii="Calibri" w:hAnsi="Calibri"/>
            <w:szCs w:val="16"/>
            <w:lang w:val="es-CO"/>
          </w:rPr>
          <w:delText xml:space="preserve"> como mínimo debe ser</w:delText>
        </w:r>
      </w:del>
      <w:r>
        <w:rPr>
          <w:rFonts w:cs="Calibri" w:ascii="Calibri" w:hAnsi="Calibri"/>
          <w:szCs w:val="16"/>
          <w:lang w:val="es-CO"/>
        </w:rPr>
        <w:t xml:space="preserve"> de </w:t>
      </w:r>
      <w:del w:id="35" w:author="Autor desconocido" w:date="2019-02-27T18:12:41Z">
        <w:r>
          <w:rPr>
            <w:rFonts w:cs="Calibri" w:ascii="Calibri" w:hAnsi="Calibri"/>
            <w:szCs w:val="16"/>
            <w:lang w:val="es-CO"/>
          </w:rPr>
          <w:delText>dos</w:delText>
        </w:r>
      </w:del>
      <w:ins w:id="36" w:author="Autor desconocido" w:date="2019-02-27T18:12:41Z">
        <w:r>
          <w:rPr>
            <w:rFonts w:cs="Calibri" w:ascii="Calibri" w:hAnsi="Calibri"/>
            <w:szCs w:val="16"/>
            <w:lang w:val="es-CO"/>
          </w:rPr>
          <w:t>doble</w:t>
        </w:r>
      </w:ins>
      <w:r>
        <w:rPr>
          <w:rFonts w:cs="Calibri" w:ascii="Calibri" w:hAnsi="Calibri"/>
          <w:szCs w:val="16"/>
          <w:lang w:val="es-CO"/>
        </w:rPr>
        <w:t xml:space="preserve"> núcleo</w:t>
      </w:r>
      <w:del w:id="37" w:author="Autor desconocido" w:date="2019-02-27T18:12:48Z">
        <w:r>
          <w:rPr>
            <w:rFonts w:cs="Calibri" w:ascii="Calibri" w:hAnsi="Calibri"/>
            <w:szCs w:val="16"/>
            <w:lang w:val="es-CO"/>
          </w:rPr>
          <w:delText>s y</w:delText>
        </w:r>
      </w:del>
      <w:ins w:id="38" w:author="Autor desconocido" w:date="2019-02-27T18:12:49Z">
        <w:r>
          <w:rPr>
            <w:rFonts w:cs="Calibri" w:ascii="Calibri" w:hAnsi="Calibri"/>
            <w:szCs w:val="16"/>
            <w:lang w:val="es-CO"/>
          </w:rPr>
          <w:t xml:space="preserve"> con </w:t>
        </w:r>
      </w:ins>
      <w:del w:id="39" w:author="Autor desconocido" w:date="2019-02-27T18:12:55Z">
        <w:r>
          <w:rPr>
            <w:rFonts w:cs="Calibri" w:ascii="Calibri" w:hAnsi="Calibri"/>
            <w:szCs w:val="16"/>
            <w:lang w:val="es-CO"/>
          </w:rPr>
          <w:delText xml:space="preserve"> la </w:delText>
        </w:r>
      </w:del>
      <w:r>
        <w:rPr>
          <w:rFonts w:cs="Calibri" w:ascii="Calibri" w:hAnsi="Calibri"/>
          <w:szCs w:val="16"/>
          <w:lang w:val="es-CO"/>
        </w:rPr>
        <w:t xml:space="preserve">velocidad </w:t>
      </w:r>
      <w:del w:id="40" w:author="Autor desconocido" w:date="2019-02-27T18:13:03Z">
        <w:r>
          <w:rPr>
            <w:rFonts w:cs="Calibri" w:ascii="Calibri" w:hAnsi="Calibri"/>
            <w:szCs w:val="16"/>
            <w:lang w:val="es-CO"/>
          </w:rPr>
          <w:delText xml:space="preserve">debe ser </w:delText>
        </w:r>
      </w:del>
      <w:r>
        <w:rPr>
          <w:rFonts w:cs="Calibri" w:ascii="Calibri" w:hAnsi="Calibri"/>
          <w:szCs w:val="16"/>
          <w:lang w:val="es-CO"/>
        </w:rPr>
        <w:t>mayor a 2 GHZ.</w:t>
      </w:r>
    </w:p>
    <w:p>
      <w:pPr>
        <w:pStyle w:val="Normal"/>
        <w:numPr>
          <w:ilvl w:val="0"/>
          <w:numId w:val="0"/>
        </w:numPr>
        <w:ind w:left="1440" w:hanging="0"/>
        <w:jc w:val="both"/>
        <w:rPr>
          <w:rFonts w:ascii="Calibri" w:hAnsi="Calibri" w:eastAsia="Times New Roman" w:cs="Calibri"/>
          <w:b/>
          <w:b/>
          <w:sz w:val="24"/>
          <w:szCs w:val="24"/>
          <w:lang w:val="es-ES" w:eastAsia="es-ES"/>
          <w:del w:id="42" w:author="Autor desconocido" w:date="2019-02-27T18:13:28Z"/>
        </w:rPr>
      </w:pPr>
      <w:del w:id="41" w:author="Autor desconocido" w:date="2019-02-27T18:13:28Z">
        <w:r>
          <w:rPr>
            <w:rFonts w:eastAsia="Times New Roman" w:cs="Calibri"/>
            <w:b/>
            <w:sz w:val="24"/>
            <w:szCs w:val="24"/>
            <w:lang w:val="es-ES" w:eastAsia="es-ES"/>
          </w:rPr>
        </w:r>
      </w:del>
    </w:p>
    <w:p>
      <w:pPr>
        <w:pStyle w:val="ListParagraph"/>
        <w:ind w:left="720" w:hanging="0"/>
        <w:jc w:val="both"/>
        <w:rPr>
          <w:del w:id="45" w:author="Autor desconocido" w:date="2019-02-27T18:13:28Z"/>
        </w:rPr>
      </w:pPr>
      <w:del w:id="43" w:author="Autor desconocido" w:date="2019-02-27T18:13:28Z">
        <w:r>
          <w:rPr>
            <w:rFonts w:cs="Calibri" w:ascii="Calibri" w:hAnsi="Calibri"/>
            <w:b/>
            <w:szCs w:val="16"/>
            <w:lang w:val="es-CO"/>
          </w:rPr>
          <w:delText xml:space="preserve">Requerimientos de servicios WEB: Direccionamiento IP, servicios, software y demás: </w:delText>
        </w:r>
      </w:del>
      <w:del w:id="44" w:author="Autor desconocido" w:date="2019-02-27T18:13:28Z">
        <w:r>
          <w:rPr>
            <w:rFonts w:cs="Calibri" w:ascii="Calibri" w:hAnsi="Calibri"/>
            <w:szCs w:val="16"/>
            <w:lang w:val="es-CO"/>
          </w:rPr>
          <w:delText>Se debe desbloquear el puerto 8082 para que los usuarios puedan tener acceso al sistema.</w:delText>
        </w:r>
      </w:del>
    </w:p>
    <w:p>
      <w:pPr>
        <w:pStyle w:val="ListParagraph"/>
        <w:rPr>
          <w:rFonts w:ascii="Calibri" w:hAnsi="Calibri" w:cs="Calibri"/>
          <w:b/>
          <w:b/>
          <w:szCs w:val="16"/>
          <w:lang w:val="es-CO"/>
          <w:del w:id="47" w:author="Autor desconocido" w:date="2019-02-27T18:13:28Z"/>
        </w:rPr>
      </w:pPr>
      <w:del w:id="46" w:author="Autor desconocido" w:date="2019-02-27T18:13:28Z">
        <w:r>
          <w:rPr>
            <w:rFonts w:cs="Calibri" w:ascii="Calibri" w:hAnsi="Calibri"/>
            <w:b/>
            <w:szCs w:val="16"/>
            <w:lang w:val="es-CO"/>
          </w:rPr>
        </w:r>
      </w:del>
    </w:p>
    <w:p>
      <w:pPr>
        <w:pStyle w:val="ListParagraph"/>
        <w:numPr>
          <w:ilvl w:val="0"/>
          <w:numId w:val="2"/>
        </w:numPr>
        <w:jc w:val="both"/>
        <w:rPr>
          <w:del w:id="50" w:author="Autor desconocido" w:date="2019-02-27T18:13:28Z"/>
        </w:rPr>
      </w:pPr>
      <w:del w:id="48" w:author="Autor desconocido" w:date="2019-02-27T18:13:28Z">
        <w:r>
          <w:rPr>
            <w:rFonts w:cs="Calibri" w:ascii="Calibri" w:hAnsi="Calibri"/>
            <w:b/>
            <w:szCs w:val="16"/>
            <w:lang w:val="es-CO"/>
          </w:rPr>
          <w:delText xml:space="preserve">Recomendaciones: </w:delText>
        </w:r>
      </w:del>
      <w:del w:id="49" w:author="Autor desconocido" w:date="2019-02-27T18:13:28Z">
        <w:r>
          <w:rPr>
            <w:rFonts w:cs="Calibri" w:ascii="Calibri" w:hAnsi="Calibri"/>
            <w:szCs w:val="16"/>
            <w:lang w:val="es-CO"/>
          </w:rPr>
          <w:delText xml:space="preserve">El Wampserver obligatoriamente debe ser la versión 2.0 y se debe tener particionado el servidor en dos unidades. Una (C:\) para el sistema operativo y otra (D:\)  para alojar la plataforma Wampserver 2.0. </w:delText>
        </w:r>
      </w:del>
    </w:p>
    <w:p>
      <w:pPr>
        <w:pStyle w:val="Normal"/>
        <w:rPr>
          <w:rFonts w:ascii="Times New Roman" w:hAnsi="Times New Roman" w:eastAsia="Times New Roman" w:cs="Calibri"/>
          <w:b/>
          <w:b/>
          <w:sz w:val="24"/>
          <w:szCs w:val="24"/>
          <w:lang w:val="es-ES" w:eastAsia="es-ES"/>
          <w:del w:id="52" w:author="Autor desconocido" w:date="2019-02-27T18:13:28Z"/>
        </w:rPr>
      </w:pPr>
      <w:del w:id="51" w:author="Autor desconocido" w:date="2019-02-27T18:13:28Z">
        <w:r>
          <w:rPr>
            <w:rFonts w:eastAsia="Times New Roman" w:cs="Calibri" w:ascii="Times New Roman" w:hAnsi="Times New Roman"/>
            <w:b/>
            <w:sz w:val="24"/>
            <w:szCs w:val="24"/>
            <w:lang w:val="es-ES" w:eastAsia="es-ES"/>
          </w:rPr>
        </w:r>
      </w:del>
    </w:p>
    <w:p>
      <w:pPr>
        <w:pStyle w:val="Normal"/>
        <w:rPr>
          <w:rFonts w:cs="Calibri"/>
          <w:b/>
          <w:b/>
          <w:del w:id="54" w:author="Autor desconocido" w:date="2019-02-27T18:13:28Z"/>
        </w:rPr>
      </w:pPr>
      <w:del w:id="53" w:author="Autor desconocido" w:date="2019-02-27T18:13:28Z">
        <w:r>
          <w:rPr>
            <w:rFonts w:cs="Calibri"/>
            <w:b/>
          </w:rPr>
        </w:r>
      </w:del>
    </w:p>
    <w:p>
      <w:pPr>
        <w:pStyle w:val="Normal"/>
        <w:numPr>
          <w:ilvl w:val="0"/>
          <w:numId w:val="0"/>
        </w:numPr>
        <w:ind w:left="1440" w:hanging="0"/>
        <w:jc w:val="both"/>
        <w:rPr>
          <w:rFonts w:ascii="Calibri" w:hAnsi="Calibri" w:cs="Calibri"/>
          <w:b/>
          <w:b/>
        </w:rPr>
      </w:pPr>
      <w:r>
        <w:rPr>
          <w:rFonts w:cs="Calibri"/>
          <w:b/>
        </w:rPr>
      </w:r>
    </w:p>
    <w:p>
      <w:pPr>
        <w:pStyle w:val="Ttulo1"/>
        <w:numPr>
          <w:ilvl w:val="0"/>
          <w:numId w:val="5"/>
        </w:numPr>
        <w:ind w:left="720" w:hanging="360"/>
        <w:rPr/>
      </w:pPr>
      <w:r>
        <w:rPr/>
        <w:t xml:space="preserve">MANUAL DE </w:t>
      </w:r>
      <w:ins w:id="55" w:author="Autor desconocido" w:date="2019-02-28T19:59:07Z">
        <w:r>
          <w:rPr/>
          <w:t>INSTALACIÓN</w:t>
        </w:r>
      </w:ins>
      <w:del w:id="56" w:author="Autor desconocido" w:date="2019-02-28T19:59:07Z">
        <w:r>
          <w:rPr/>
          <w:delText>INSTALACION</w:delText>
        </w:r>
      </w:del>
    </w:p>
    <w:p>
      <w:pPr>
        <w:pStyle w:val="ListParagraph"/>
        <w:ind w:left="0" w:hanging="0"/>
        <w:jc w:val="both"/>
        <w:rPr/>
      </w:pPr>
      <w:r>
        <w:rPr>
          <w:rFonts w:cs="Calibri" w:ascii="Calibri" w:hAnsi="Calibri"/>
          <w:szCs w:val="16"/>
          <w:lang w:val="es-CO"/>
        </w:rPr>
        <w:t>En este capítulo se describirá detalladamente el manual de instalación del Sistema</w:t>
      </w:r>
      <w:del w:id="57" w:author="Autor desconocido" w:date="2019-02-27T18:13:55Z">
        <w:r>
          <w:rPr>
            <w:rFonts w:cs="Calibri" w:ascii="Calibri" w:hAnsi="Calibri"/>
            <w:szCs w:val="16"/>
            <w:lang w:val="es-CO"/>
          </w:rPr>
          <w:delText xml:space="preserve"> de Información FENIX</w:delText>
        </w:r>
      </w:del>
      <w:r>
        <w:rPr>
          <w:rFonts w:cs="Calibri" w:ascii="Calibri" w:hAnsi="Calibri"/>
          <w:szCs w:val="16"/>
          <w:lang w:val="es-CO"/>
        </w:rPr>
        <w:t>.</w:t>
      </w:r>
    </w:p>
    <w:p>
      <w:pPr>
        <w:pStyle w:val="ListParagraph"/>
        <w:ind w:left="792" w:hanging="0"/>
        <w:rPr>
          <w:rFonts w:ascii="Arial" w:hAnsi="Arial" w:eastAsia="Calibri" w:cs="Arial"/>
          <w:b/>
          <w:b/>
          <w:sz w:val="22"/>
          <w:szCs w:val="22"/>
          <w:lang w:val="es-CO" w:eastAsia="en-US"/>
        </w:rPr>
      </w:pPr>
      <w:r>
        <w:rPr>
          <w:rFonts w:eastAsia="Calibri" w:cs="Arial" w:ascii="Arial" w:hAnsi="Arial"/>
          <w:b/>
          <w:sz w:val="22"/>
          <w:szCs w:val="22"/>
          <w:lang w:val="es-CO" w:eastAsia="en-US"/>
        </w:rPr>
      </w:r>
    </w:p>
    <w:p>
      <w:pPr>
        <w:pStyle w:val="ListParagraph"/>
        <w:ind w:left="360" w:hanging="0"/>
        <w:rPr>
          <w:rFonts w:ascii="Calibri" w:hAnsi="Calibri" w:cs="Calibri"/>
          <w:b/>
          <w:b/>
          <w:szCs w:val="16"/>
          <w:lang w:val="es-CO"/>
        </w:rPr>
      </w:pPr>
      <w:r>
        <w:rPr>
          <w:rFonts w:cs="Calibri" w:ascii="Calibri" w:hAnsi="Calibri"/>
          <w:szCs w:val="16"/>
          <w:lang w:val="es-CO"/>
        </w:rPr>
        <w:tab/>
      </w:r>
    </w:p>
    <w:p>
      <w:pPr>
        <w:pStyle w:val="ListParagraph"/>
        <w:keepNext w:val="true"/>
        <w:keepLines/>
        <w:numPr>
          <w:ilvl w:val="0"/>
          <w:numId w:val="6"/>
        </w:numPr>
        <w:spacing w:lineRule="auto" w:line="276" w:before="200" w:after="0"/>
        <w:contextualSpacing/>
        <w:outlineLvl w:val="1"/>
        <w:rPr>
          <w:rFonts w:ascii="Calibri" w:hAnsi="Calibri" w:eastAsia="" w:cs="" w:asciiTheme="minorHAnsi" w:cstheme="majorBidi" w:eastAsiaTheme="majorEastAsia" w:hAnsiTheme="minorHAnsi"/>
          <w:b/>
          <w:b/>
          <w:bCs/>
          <w:vanish/>
          <w:sz w:val="26"/>
          <w:szCs w:val="26"/>
          <w:lang w:val="es-CO" w:eastAsia="en-US"/>
        </w:rPr>
      </w:pPr>
      <w:r>
        <w:rPr>
          <w:rFonts w:eastAsia="" w:cs="" w:cstheme="majorBidi" w:eastAsiaTheme="majorEastAsia" w:ascii="Calibri" w:hAnsi="Calibri"/>
          <w:b/>
          <w:bCs/>
          <w:vanish/>
          <w:sz w:val="26"/>
          <w:szCs w:val="26"/>
          <w:lang w:val="es-CO" w:eastAsia="en-US"/>
        </w:rPr>
      </w:r>
    </w:p>
    <w:p>
      <w:pPr>
        <w:pStyle w:val="ListParagraph"/>
        <w:keepNext w:val="true"/>
        <w:keepLines/>
        <w:numPr>
          <w:ilvl w:val="0"/>
          <w:numId w:val="6"/>
        </w:numPr>
        <w:spacing w:lineRule="auto" w:line="276" w:before="200" w:after="0"/>
        <w:contextualSpacing/>
        <w:outlineLvl w:val="1"/>
        <w:rPr>
          <w:rFonts w:ascii="Calibri" w:hAnsi="Calibri" w:eastAsia="" w:cs="" w:asciiTheme="minorHAnsi" w:cstheme="majorBidi" w:eastAsiaTheme="majorEastAsia" w:hAnsiTheme="minorHAnsi"/>
          <w:b/>
          <w:b/>
          <w:bCs/>
          <w:vanish/>
          <w:sz w:val="26"/>
          <w:szCs w:val="26"/>
          <w:lang w:val="es-CO" w:eastAsia="en-US"/>
        </w:rPr>
      </w:pPr>
      <w:r>
        <w:rPr>
          <w:rFonts w:eastAsia="" w:cs="" w:cstheme="majorBidi" w:eastAsiaTheme="majorEastAsia" w:ascii="Calibri" w:hAnsi="Calibri"/>
          <w:b/>
          <w:bCs/>
          <w:vanish/>
          <w:sz w:val="26"/>
          <w:szCs w:val="26"/>
          <w:lang w:val="es-CO" w:eastAsia="en-US"/>
        </w:rPr>
      </w:r>
    </w:p>
    <w:p>
      <w:pPr>
        <w:pStyle w:val="Ttulo2"/>
        <w:numPr>
          <w:ilvl w:val="1"/>
          <w:numId w:val="6"/>
        </w:numPr>
        <w:rPr/>
      </w:pPr>
      <w:del w:id="58" w:author="Autor desconocido" w:date="2019-02-27T20:52:21Z">
        <w:r>
          <w:rPr/>
          <w:delText>INSTALACION DEL WAMP SERVER.</w:delText>
        </w:r>
      </w:del>
      <w:ins w:id="59" w:author="Autor desconocido" w:date="2019-02-27T20:52:21Z">
        <w:r>
          <w:rPr/>
          <w:t>Instalar XAMPP en Windows</w:t>
        </w:r>
      </w:ins>
      <w:r>
        <w:rPr/>
        <w:t xml:space="preserve"> </w:t>
      </w:r>
    </w:p>
    <w:p>
      <w:pPr>
        <w:pStyle w:val="Normal"/>
        <w:numPr>
          <w:ilvl w:val="0"/>
          <w:numId w:val="0"/>
        </w:numPr>
        <w:ind w:left="1440" w:hanging="0"/>
        <w:jc w:val="both"/>
        <w:rPr>
          <w:rFonts w:ascii="Arial" w:hAnsi="Arial" w:cs="Arial"/>
          <w:sz w:val="20"/>
          <w:szCs w:val="20"/>
          <w:lang w:val="es-CO"/>
          <w:del w:id="61" w:author="Autor desconocido" w:date="2019-02-27T20:52:27Z"/>
        </w:rPr>
      </w:pPr>
      <w:del w:id="60" w:author="Autor desconocido" w:date="2019-02-27T20:52:27Z">
        <w:r>
          <w:rPr/>
        </w:r>
      </w:del>
    </w:p>
    <w:p>
      <w:pPr>
        <w:pStyle w:val="Normal"/>
        <w:numPr>
          <w:ilvl w:val="0"/>
          <w:numId w:val="0"/>
        </w:numPr>
        <w:ind w:left="1440" w:hanging="0"/>
        <w:jc w:val="both"/>
        <w:rPr>
          <w:del w:id="63" w:author="Autor desconocido" w:date="2019-02-27T20:51:21Z"/>
        </w:rPr>
      </w:pPr>
      <w:del w:id="62" w:author="Autor desconocido" w:date="2019-02-27T20:51:21Z">
        <w:r>
          <w:rPr>
            <w:rFonts w:cs="Calibri"/>
            <w:szCs w:val="16"/>
            <w:lang w:val="es-CO"/>
          </w:rPr>
          <w:delText>El primer paso es la correcta instalación del WampServer 2.0, el cual que permite que el software presente páginas html a internet, además de poder gestionar datos en ellas; al mismo tiempo proporciona lenguajes de programación para desarrollar aplicaciones web: Lo primero que se debe hacer es ejecutar la instalación, el instalador se puede descargar de internet, es totalmente gratuito y al ejecutarlo aparecerá el siguiente pantallazo, luego se debe  seleccionar la opción Next.</w:delText>
        </w:r>
      </w:del>
    </w:p>
    <w:p>
      <w:pPr>
        <w:pStyle w:val="ListParagraph"/>
        <w:jc w:val="both"/>
        <w:rPr>
          <w:rFonts w:ascii="Calibri" w:hAnsi="Calibri" w:cs="Calibri"/>
          <w:szCs w:val="16"/>
          <w:lang w:val="es-CO"/>
          <w:del w:id="65" w:author="Autor desconocido" w:date="2019-02-27T20:51:21Z"/>
        </w:rPr>
      </w:pPr>
      <w:del w:id="64" w:author="Autor desconocido" w:date="2019-02-27T20:51:21Z">
        <w:r>
          <w:rPr>
            <w:rFonts w:cs="Calibri" w:ascii="Calibri" w:hAnsi="Calibri"/>
            <w:szCs w:val="16"/>
            <w:lang w:val="es-CO"/>
          </w:rPr>
        </w:r>
      </w:del>
    </w:p>
    <w:p>
      <w:pPr>
        <w:pStyle w:val="Normal"/>
        <w:numPr>
          <w:ilvl w:val="0"/>
          <w:numId w:val="0"/>
        </w:numPr>
        <w:ind w:left="1440" w:hanging="0"/>
        <w:jc w:val="both"/>
        <w:rPr>
          <w:del w:id="68" w:author="Autor desconocido" w:date="2019-02-27T20:51:21Z"/>
        </w:rPr>
      </w:pPr>
      <w:del w:id="66" w:author="Autor desconocido" w:date="2019-02-27T20:51:21Z">
        <w:r>
          <w:rPr>
            <w:rFonts w:cs="Arial" w:ascii="Arial" w:hAnsi="Arial"/>
            <w:sz w:val="20"/>
            <w:szCs w:val="20"/>
          </w:rPr>
          <w:delText xml:space="preserve">             </w:delText>
        </w:r>
      </w:del>
      <w:r>
        <w:rPr/>
        <w:drawing>
          <wp:inline distT="0" distB="0" distL="0" distR="0">
            <wp:extent cx="4657725" cy="1762125"/>
            <wp:effectExtent l="0" t="0" r="0" b="0"/>
            <wp:docPr id="2"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2" descr=""/>
                    <pic:cNvPicPr>
                      <a:picLocks noChangeAspect="1" noChangeArrowheads="1"/>
                    </pic:cNvPicPr>
                  </pic:nvPicPr>
                  <pic:blipFill>
                    <a:blip r:embed="rId3"/>
                    <a:stretch>
                      <a:fillRect/>
                    </a:stretch>
                  </pic:blipFill>
                  <pic:spPr bwMode="auto">
                    <a:xfrm>
                      <a:off x="0" y="0"/>
                      <a:ext cx="4657725" cy="1762125"/>
                    </a:xfrm>
                    <a:prstGeom prst="rect">
                      <a:avLst/>
                    </a:prstGeom>
                  </pic:spPr>
                </pic:pic>
              </a:graphicData>
            </a:graphic>
          </wp:inline>
        </w:drawing>
      </w:r>
      <w:del w:id="67" w:author="Autor desconocido" w:date="2019-02-27T20:51:21Z">
        <w:r>
          <w:rPr>
            <w:rFonts w:cs="Calibri" w:ascii="Calibri" w:hAnsi="Calibri"/>
            <w:szCs w:val="16"/>
            <w:lang w:val="es-CO"/>
          </w:rPr>
          <w:delText xml:space="preserve"> </w:delText>
        </w:r>
      </w:del>
    </w:p>
    <w:p>
      <w:pPr>
        <w:pStyle w:val="ListParagraph"/>
        <w:jc w:val="both"/>
        <w:rPr>
          <w:rFonts w:ascii="Calibri" w:hAnsi="Calibri" w:cs="Calibri"/>
          <w:szCs w:val="16"/>
          <w:lang w:val="es-CO"/>
          <w:del w:id="70" w:author="Autor desconocido" w:date="2019-02-27T20:51:21Z"/>
        </w:rPr>
      </w:pPr>
      <w:del w:id="69" w:author="Autor desconocido" w:date="2019-02-27T20:51:21Z">
        <w:r>
          <w:rPr>
            <w:rFonts w:cs="Calibri" w:ascii="Calibri" w:hAnsi="Calibri"/>
            <w:szCs w:val="16"/>
            <w:lang w:val="es-CO"/>
          </w:rPr>
        </w:r>
      </w:del>
    </w:p>
    <w:p>
      <w:pPr>
        <w:pStyle w:val="ListParagraph"/>
        <w:numPr>
          <w:ilvl w:val="0"/>
          <w:numId w:val="3"/>
        </w:numPr>
        <w:jc w:val="both"/>
        <w:rPr>
          <w:del w:id="73" w:author="Autor desconocido" w:date="2019-02-27T20:51:21Z"/>
        </w:rPr>
      </w:pPr>
      <w:del w:id="71" w:author="Autor desconocido" w:date="2019-02-27T20:51:21Z">
        <w:r>
          <w:rPr>
            <w:rFonts w:cs="Calibri" w:ascii="Calibri" w:hAnsi="Calibri"/>
            <w:szCs w:val="16"/>
            <w:lang w:val="es-CO"/>
          </w:rPr>
          <w:delText xml:space="preserve"> </w:delText>
        </w:r>
      </w:del>
      <w:del w:id="72" w:author="Autor desconocido" w:date="2019-02-27T20:51:21Z">
        <w:r>
          <w:rPr>
            <w:rFonts w:cs="Calibri" w:ascii="Calibri" w:hAnsi="Calibri"/>
            <w:szCs w:val="16"/>
            <w:lang w:val="es-CO"/>
          </w:rPr>
          <w:delText>Aparecerá el siguiente pantallazo donde se debe seleccionar “I accept the   agreement” y dar click en el botón Next.</w:delText>
        </w:r>
      </w:del>
    </w:p>
    <w:p>
      <w:pPr>
        <w:pStyle w:val="ListParagraph"/>
        <w:ind w:left="1440" w:hanging="0"/>
        <w:jc w:val="both"/>
        <w:rPr>
          <w:rFonts w:ascii="Calibri" w:hAnsi="Calibri" w:cs="Calibri"/>
          <w:szCs w:val="16"/>
          <w:lang w:val="es-CO"/>
          <w:del w:id="75" w:author="Autor desconocido" w:date="2019-02-27T20:51:21Z"/>
        </w:rPr>
      </w:pPr>
      <w:del w:id="74" w:author="Autor desconocido" w:date="2019-02-27T20:51:21Z">
        <w:r>
          <w:rPr>
            <w:rFonts w:cs="Calibri" w:ascii="Calibri" w:hAnsi="Calibri"/>
            <w:szCs w:val="16"/>
            <w:lang w:val="es-CO"/>
          </w:rPr>
        </w:r>
      </w:del>
    </w:p>
    <w:p>
      <w:pPr>
        <w:pStyle w:val="Normal"/>
        <w:numPr>
          <w:ilvl w:val="0"/>
          <w:numId w:val="0"/>
        </w:numPr>
        <w:ind w:left="1440" w:hanging="0"/>
        <w:jc w:val="both"/>
        <w:rPr>
          <w:del w:id="77" w:author="Autor desconocido" w:date="2019-02-27T20:51:21Z"/>
        </w:rPr>
      </w:pPr>
      <w:del w:id="76" w:author="Autor desconocido" w:date="2019-02-27T20:51:21Z">
        <w:r>
          <w:rPr>
            <w:rFonts w:cs="Arial" w:ascii="Arial" w:hAnsi="Arial"/>
            <w:sz w:val="20"/>
            <w:szCs w:val="20"/>
          </w:rPr>
          <w:delText xml:space="preserve">        </w:delText>
        </w:r>
      </w:del>
      <w:r>
        <w:rPr/>
        <w:drawing>
          <wp:inline distT="0" distB="0" distL="0" distR="0">
            <wp:extent cx="4610100" cy="2019300"/>
            <wp:effectExtent l="0" t="0" r="0" b="0"/>
            <wp:docPr id="3"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1" descr=""/>
                    <pic:cNvPicPr>
                      <a:picLocks noChangeAspect="1" noChangeArrowheads="1"/>
                    </pic:cNvPicPr>
                  </pic:nvPicPr>
                  <pic:blipFill>
                    <a:blip r:embed="rId4"/>
                    <a:stretch>
                      <a:fillRect/>
                    </a:stretch>
                  </pic:blipFill>
                  <pic:spPr bwMode="auto">
                    <a:xfrm>
                      <a:off x="0" y="0"/>
                      <a:ext cx="4610100" cy="2019300"/>
                    </a:xfrm>
                    <a:prstGeom prst="rect">
                      <a:avLst/>
                    </a:prstGeom>
                  </pic:spPr>
                </pic:pic>
              </a:graphicData>
            </a:graphic>
          </wp:inline>
        </w:drawing>
      </w:r>
    </w:p>
    <w:p>
      <w:pPr>
        <w:pStyle w:val="ListParagraph"/>
        <w:ind w:left="1080" w:hanging="0"/>
        <w:jc w:val="both"/>
        <w:rPr>
          <w:rFonts w:ascii="Calibri" w:hAnsi="Calibri" w:cs="Calibri"/>
          <w:szCs w:val="16"/>
          <w:lang w:val="es-CO"/>
          <w:del w:id="79" w:author="Autor desconocido" w:date="2019-02-27T20:51:21Z"/>
        </w:rPr>
      </w:pPr>
      <w:del w:id="78" w:author="Autor desconocido" w:date="2019-02-27T20:51:21Z">
        <w:r>
          <w:rPr>
            <w:rFonts w:cs="Calibri" w:ascii="Calibri" w:hAnsi="Calibri"/>
            <w:szCs w:val="16"/>
            <w:lang w:val="es-CO"/>
          </w:rPr>
        </w:r>
      </w:del>
    </w:p>
    <w:p>
      <w:pPr>
        <w:pStyle w:val="ListParagraph"/>
        <w:numPr>
          <w:ilvl w:val="0"/>
          <w:numId w:val="3"/>
        </w:numPr>
        <w:jc w:val="both"/>
        <w:rPr>
          <w:del w:id="81" w:author="Autor desconocido" w:date="2019-02-27T20:51:21Z"/>
        </w:rPr>
      </w:pPr>
      <w:del w:id="80" w:author="Autor desconocido" w:date="2019-02-27T20:51:21Z">
        <w:r>
          <w:rPr>
            <w:rFonts w:cs="Calibri" w:ascii="Calibri" w:hAnsi="Calibri"/>
            <w:szCs w:val="16"/>
          </w:rPr>
          <w:delText>Se Selecciona la ubicación de destino para el programa. Se recomienda que sea en el disco “D:\wamp” y se da clic en Next.</w:delText>
        </w:r>
      </w:del>
    </w:p>
    <w:p>
      <w:pPr>
        <w:pStyle w:val="ListParagraph"/>
        <w:ind w:left="1440" w:hanging="0"/>
        <w:rPr>
          <w:rFonts w:ascii="Arial" w:hAnsi="Arial" w:cs="Arial"/>
          <w:sz w:val="20"/>
          <w:szCs w:val="20"/>
          <w:del w:id="83" w:author="Autor desconocido" w:date="2019-02-27T20:51:21Z"/>
        </w:rPr>
      </w:pPr>
      <w:del w:id="82" w:author="Autor desconocido" w:date="2019-02-27T20:51:21Z">
        <w:r>
          <w:rPr>
            <w:rFonts w:cs="Arial" w:ascii="Arial" w:hAnsi="Arial"/>
            <w:sz w:val="20"/>
            <w:szCs w:val="20"/>
          </w:rPr>
        </w:r>
      </w:del>
    </w:p>
    <w:p>
      <w:pPr>
        <w:pStyle w:val="Normal"/>
        <w:numPr>
          <w:ilvl w:val="0"/>
          <w:numId w:val="0"/>
        </w:numPr>
        <w:ind w:left="1440" w:hanging="0"/>
        <w:jc w:val="both"/>
        <w:rPr>
          <w:del w:id="84" w:author="Autor desconocido" w:date="2019-02-27T20:51:21Z"/>
        </w:rPr>
      </w:pPr>
      <w:r>
        <w:rPr/>
        <w:drawing>
          <wp:inline distT="0" distB="0" distL="0" distR="0">
            <wp:extent cx="4543425" cy="1866900"/>
            <wp:effectExtent l="0" t="0" r="0" b="0"/>
            <wp:docPr id="4"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0" descr=""/>
                    <pic:cNvPicPr>
                      <a:picLocks noChangeAspect="1" noChangeArrowheads="1"/>
                    </pic:cNvPicPr>
                  </pic:nvPicPr>
                  <pic:blipFill>
                    <a:blip r:embed="rId5"/>
                    <a:stretch>
                      <a:fillRect/>
                    </a:stretch>
                  </pic:blipFill>
                  <pic:spPr bwMode="auto">
                    <a:xfrm>
                      <a:off x="0" y="0"/>
                      <a:ext cx="4543425" cy="1866900"/>
                    </a:xfrm>
                    <a:prstGeom prst="rect">
                      <a:avLst/>
                    </a:prstGeom>
                  </pic:spPr>
                </pic:pic>
              </a:graphicData>
            </a:graphic>
          </wp:inline>
        </w:drawing>
      </w:r>
    </w:p>
    <w:p>
      <w:pPr>
        <w:pStyle w:val="ListParagraph"/>
        <w:ind w:left="1440" w:hanging="0"/>
        <w:rPr>
          <w:rFonts w:ascii="Arial" w:hAnsi="Arial" w:cs="Arial"/>
          <w:sz w:val="20"/>
          <w:szCs w:val="20"/>
          <w:del w:id="86" w:author="Autor desconocido" w:date="2019-02-27T20:51:21Z"/>
        </w:rPr>
      </w:pPr>
      <w:del w:id="85" w:author="Autor desconocido" w:date="2019-02-27T20:51:21Z">
        <w:r>
          <w:rPr>
            <w:rFonts w:cs="Arial" w:ascii="Arial" w:hAnsi="Arial"/>
            <w:sz w:val="20"/>
            <w:szCs w:val="20"/>
          </w:rPr>
        </w:r>
      </w:del>
    </w:p>
    <w:p>
      <w:pPr>
        <w:pStyle w:val="ListParagraph"/>
        <w:rPr>
          <w:rFonts w:ascii="Arial" w:hAnsi="Arial" w:cs="Arial"/>
          <w:sz w:val="20"/>
          <w:szCs w:val="20"/>
          <w:del w:id="88" w:author="Autor desconocido" w:date="2019-02-27T20:51:21Z"/>
        </w:rPr>
      </w:pPr>
      <w:del w:id="87" w:author="Autor desconocido" w:date="2019-02-27T20:51:21Z">
        <w:r>
          <w:rPr>
            <w:rFonts w:cs="Arial" w:ascii="Arial" w:hAnsi="Arial"/>
            <w:sz w:val="20"/>
            <w:szCs w:val="20"/>
          </w:rPr>
        </w:r>
      </w:del>
    </w:p>
    <w:p>
      <w:pPr>
        <w:pStyle w:val="ListParagraph"/>
        <w:numPr>
          <w:ilvl w:val="0"/>
          <w:numId w:val="3"/>
        </w:numPr>
        <w:jc w:val="both"/>
        <w:rPr>
          <w:del w:id="90" w:author="Autor desconocido" w:date="2019-02-27T20:51:21Z"/>
        </w:rPr>
      </w:pPr>
      <w:del w:id="89" w:author="Autor desconocido" w:date="2019-02-27T20:51:21Z">
        <w:r>
          <w:rPr>
            <w:rFonts w:cs="Calibri" w:ascii="Calibri" w:hAnsi="Calibri"/>
            <w:szCs w:val="16"/>
          </w:rPr>
          <w:delText xml:space="preserve">El siguiente paso es seleccionar cualquiera de las dos opciones de “Additional icons” y se da clic en Next.  </w:delText>
        </w:r>
      </w:del>
    </w:p>
    <w:p>
      <w:pPr>
        <w:pStyle w:val="ListParagraph"/>
        <w:ind w:left="1440" w:hanging="0"/>
        <w:rPr>
          <w:rFonts w:ascii="Calibri" w:hAnsi="Calibri" w:cs="Calibri"/>
          <w:szCs w:val="16"/>
          <w:del w:id="92" w:author="Autor desconocido" w:date="2019-02-27T20:51:21Z"/>
        </w:rPr>
      </w:pPr>
      <w:del w:id="91" w:author="Autor desconocido" w:date="2019-02-27T20:51:21Z">
        <w:r>
          <w:rPr>
            <w:rFonts w:cs="Calibri" w:ascii="Calibri" w:hAnsi="Calibri"/>
            <w:szCs w:val="16"/>
          </w:rPr>
        </w:r>
      </w:del>
    </w:p>
    <w:p>
      <w:pPr>
        <w:pStyle w:val="Normal"/>
        <w:numPr>
          <w:ilvl w:val="0"/>
          <w:numId w:val="0"/>
        </w:numPr>
        <w:ind w:left="1440" w:hanging="0"/>
        <w:jc w:val="both"/>
        <w:rPr>
          <w:rFonts w:ascii="Arial" w:hAnsi="Arial" w:cs="Arial"/>
          <w:sz w:val="20"/>
          <w:szCs w:val="20"/>
          <w:del w:id="93" w:author="Autor desconocido" w:date="2019-02-27T20:51:21Z"/>
        </w:rPr>
      </w:pPr>
      <w:r>
        <w:rPr/>
        <w:drawing>
          <wp:inline distT="0" distB="0" distL="0" distR="0">
            <wp:extent cx="4572000" cy="2095500"/>
            <wp:effectExtent l="0" t="0" r="0" b="0"/>
            <wp:docPr id="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9" descr=""/>
                    <pic:cNvPicPr>
                      <a:picLocks noChangeAspect="1" noChangeArrowheads="1"/>
                    </pic:cNvPicPr>
                  </pic:nvPicPr>
                  <pic:blipFill>
                    <a:blip r:embed="rId6"/>
                    <a:stretch>
                      <a:fillRect/>
                    </a:stretch>
                  </pic:blipFill>
                  <pic:spPr bwMode="auto">
                    <a:xfrm>
                      <a:off x="0" y="0"/>
                      <a:ext cx="4572000" cy="2095500"/>
                    </a:xfrm>
                    <a:prstGeom prst="rect">
                      <a:avLst/>
                    </a:prstGeom>
                  </pic:spPr>
                </pic:pic>
              </a:graphicData>
            </a:graphic>
          </wp:inline>
        </w:drawing>
      </w:r>
    </w:p>
    <w:p>
      <w:pPr>
        <w:pStyle w:val="ListParagraph"/>
        <w:ind w:left="1440" w:hanging="0"/>
        <w:rPr>
          <w:rFonts w:ascii="Calibri" w:hAnsi="Calibri" w:cs="Calibri"/>
          <w:szCs w:val="16"/>
          <w:del w:id="95" w:author="Autor desconocido" w:date="2019-02-27T20:51:21Z"/>
        </w:rPr>
      </w:pPr>
      <w:del w:id="94" w:author="Autor desconocido" w:date="2019-02-27T20:51:21Z">
        <w:r>
          <w:rPr>
            <w:rFonts w:cs="Calibri" w:ascii="Calibri" w:hAnsi="Calibri"/>
            <w:szCs w:val="16"/>
          </w:rPr>
        </w:r>
      </w:del>
    </w:p>
    <w:p>
      <w:pPr>
        <w:pStyle w:val="ListParagraph"/>
        <w:numPr>
          <w:ilvl w:val="0"/>
          <w:numId w:val="3"/>
        </w:numPr>
        <w:rPr>
          <w:del w:id="97" w:author="Autor desconocido" w:date="2019-02-27T20:51:21Z"/>
        </w:rPr>
      </w:pPr>
      <w:del w:id="96" w:author="Autor desconocido" w:date="2019-02-27T20:51:21Z">
        <w:r>
          <w:rPr>
            <w:rFonts w:cs="Calibri" w:ascii="Calibri" w:hAnsi="Calibri"/>
            <w:szCs w:val="16"/>
          </w:rPr>
          <w:delText xml:space="preserve">Lo siguiente que aparecerá es el siguiente pantallazo (Listo para instalar) y se selecciona install. </w:delText>
        </w:r>
      </w:del>
    </w:p>
    <w:p>
      <w:pPr>
        <w:pStyle w:val="ListParagraph"/>
        <w:ind w:left="1440" w:hanging="0"/>
        <w:rPr>
          <w:rFonts w:ascii="Calibri" w:hAnsi="Calibri" w:cs="Calibri"/>
          <w:szCs w:val="16"/>
          <w:del w:id="99" w:author="Autor desconocido" w:date="2019-02-27T20:51:21Z"/>
        </w:rPr>
      </w:pPr>
      <w:del w:id="98" w:author="Autor desconocido" w:date="2019-02-27T20:51:21Z">
        <w:r>
          <w:rPr>
            <w:rFonts w:cs="Calibri" w:ascii="Calibri" w:hAnsi="Calibri"/>
            <w:szCs w:val="16"/>
          </w:rPr>
        </w:r>
      </w:del>
    </w:p>
    <w:p>
      <w:pPr>
        <w:pStyle w:val="Normal"/>
        <w:numPr>
          <w:ilvl w:val="0"/>
          <w:numId w:val="0"/>
        </w:numPr>
        <w:ind w:left="1440" w:hanging="0"/>
        <w:jc w:val="both"/>
        <w:rPr>
          <w:del w:id="101" w:author="Autor desconocido" w:date="2019-02-27T20:51:21Z"/>
        </w:rPr>
      </w:pPr>
      <w:del w:id="100" w:author="Autor desconocido" w:date="2019-02-27T20:51:21Z">
        <w:r>
          <w:rPr>
            <w:rFonts w:cs="Arial" w:ascii="Arial" w:hAnsi="Arial"/>
            <w:sz w:val="20"/>
            <w:szCs w:val="20"/>
          </w:rPr>
          <w:delText xml:space="preserve"> </w:delText>
        </w:r>
      </w:del>
      <w:r>
        <w:rPr/>
        <w:drawing>
          <wp:inline distT="0" distB="0" distL="0" distR="0">
            <wp:extent cx="4572000" cy="2019300"/>
            <wp:effectExtent l="0" t="0" r="0" b="0"/>
            <wp:docPr id="6"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8" descr=""/>
                    <pic:cNvPicPr>
                      <a:picLocks noChangeAspect="1" noChangeArrowheads="1"/>
                    </pic:cNvPicPr>
                  </pic:nvPicPr>
                  <pic:blipFill>
                    <a:blip r:embed="rId7"/>
                    <a:stretch>
                      <a:fillRect/>
                    </a:stretch>
                  </pic:blipFill>
                  <pic:spPr bwMode="auto">
                    <a:xfrm>
                      <a:off x="0" y="0"/>
                      <a:ext cx="4572000" cy="2019300"/>
                    </a:xfrm>
                    <a:prstGeom prst="rect">
                      <a:avLst/>
                    </a:prstGeom>
                  </pic:spPr>
                </pic:pic>
              </a:graphicData>
            </a:graphic>
          </wp:inline>
        </w:drawing>
      </w:r>
    </w:p>
    <w:p>
      <w:pPr>
        <w:pStyle w:val="ListParagraph"/>
        <w:ind w:left="720" w:firstLine="696"/>
        <w:rPr>
          <w:rFonts w:ascii="Calibri" w:hAnsi="Calibri" w:cs="Calibri"/>
          <w:szCs w:val="16"/>
          <w:del w:id="103" w:author="Autor desconocido" w:date="2019-02-27T20:51:21Z"/>
        </w:rPr>
      </w:pPr>
      <w:del w:id="102" w:author="Autor desconocido" w:date="2019-02-27T20:51:21Z">
        <w:r>
          <w:rPr>
            <w:rFonts w:cs="Calibri" w:ascii="Calibri" w:hAnsi="Calibri"/>
            <w:szCs w:val="16"/>
          </w:rPr>
        </w:r>
      </w:del>
    </w:p>
    <w:p>
      <w:pPr>
        <w:pStyle w:val="ListParagraph"/>
        <w:numPr>
          <w:ilvl w:val="0"/>
          <w:numId w:val="3"/>
        </w:numPr>
        <w:jc w:val="both"/>
        <w:rPr>
          <w:del w:id="105" w:author="Autor desconocido" w:date="2019-02-27T20:51:21Z"/>
        </w:rPr>
      </w:pPr>
      <w:del w:id="104" w:author="Autor desconocido" w:date="2019-02-27T20:51:21Z">
        <w:r>
          <w:rPr>
            <w:rFonts w:cs="Calibri" w:ascii="Calibri" w:hAnsi="Calibri"/>
            <w:szCs w:val="16"/>
          </w:rPr>
          <w:delText>Se selecciona el explorador que va quedar predeterminado para la aplicación. Se recomienda Internet Explorer 8.</w:delText>
        </w:r>
      </w:del>
    </w:p>
    <w:p>
      <w:pPr>
        <w:pStyle w:val="ListParagraph"/>
        <w:ind w:left="1440" w:hanging="0"/>
        <w:rPr>
          <w:rFonts w:ascii="Calibri" w:hAnsi="Calibri" w:cs="Calibri"/>
          <w:szCs w:val="16"/>
          <w:del w:id="107" w:author="Autor desconocido" w:date="2019-02-27T20:51:21Z"/>
        </w:rPr>
      </w:pPr>
      <w:del w:id="106" w:author="Autor desconocido" w:date="2019-02-27T20:51:21Z">
        <w:r>
          <w:rPr>
            <w:rFonts w:cs="Calibri" w:ascii="Calibri" w:hAnsi="Calibri"/>
            <w:szCs w:val="16"/>
          </w:rPr>
        </w:r>
      </w:del>
    </w:p>
    <w:p>
      <w:pPr>
        <w:pStyle w:val="Normal"/>
        <w:numPr>
          <w:ilvl w:val="0"/>
          <w:numId w:val="0"/>
        </w:numPr>
        <w:ind w:left="1440" w:hanging="0"/>
        <w:jc w:val="both"/>
        <w:rPr>
          <w:rFonts w:ascii="Arial" w:hAnsi="Arial" w:cs="Arial"/>
          <w:sz w:val="20"/>
          <w:szCs w:val="20"/>
          <w:del w:id="108" w:author="Autor desconocido" w:date="2019-02-27T20:51:21Z"/>
        </w:rPr>
      </w:pPr>
      <w:r>
        <w:rPr/>
        <w:drawing>
          <wp:inline distT="0" distB="0" distL="0" distR="0">
            <wp:extent cx="4314825" cy="1743075"/>
            <wp:effectExtent l="0" t="0" r="0" b="0"/>
            <wp:docPr id="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7" descr=""/>
                    <pic:cNvPicPr>
                      <a:picLocks noChangeAspect="1" noChangeArrowheads="1"/>
                    </pic:cNvPicPr>
                  </pic:nvPicPr>
                  <pic:blipFill>
                    <a:blip r:embed="rId8"/>
                    <a:stretch>
                      <a:fillRect/>
                    </a:stretch>
                  </pic:blipFill>
                  <pic:spPr bwMode="auto">
                    <a:xfrm>
                      <a:off x="0" y="0"/>
                      <a:ext cx="4314825" cy="1743075"/>
                    </a:xfrm>
                    <a:prstGeom prst="rect">
                      <a:avLst/>
                    </a:prstGeom>
                  </pic:spPr>
                </pic:pic>
              </a:graphicData>
            </a:graphic>
          </wp:inline>
        </w:drawing>
      </w:r>
    </w:p>
    <w:p>
      <w:pPr>
        <w:pStyle w:val="ListParagraph"/>
        <w:ind w:left="744" w:firstLine="696"/>
        <w:rPr>
          <w:rFonts w:ascii="Calibri" w:hAnsi="Calibri" w:cs="Calibri"/>
          <w:szCs w:val="16"/>
          <w:del w:id="110" w:author="Autor desconocido" w:date="2019-02-27T20:51:21Z"/>
        </w:rPr>
      </w:pPr>
      <w:del w:id="109" w:author="Autor desconocido" w:date="2019-02-27T20:51:21Z">
        <w:r>
          <w:rPr>
            <w:rFonts w:cs="Calibri" w:ascii="Calibri" w:hAnsi="Calibri"/>
            <w:szCs w:val="16"/>
          </w:rPr>
        </w:r>
      </w:del>
    </w:p>
    <w:p>
      <w:pPr>
        <w:pStyle w:val="ListParagraph"/>
        <w:numPr>
          <w:ilvl w:val="0"/>
          <w:numId w:val="3"/>
        </w:numPr>
        <w:jc w:val="both"/>
        <w:rPr>
          <w:del w:id="112" w:author="Autor desconocido" w:date="2019-02-27T20:51:21Z"/>
        </w:rPr>
      </w:pPr>
      <w:del w:id="111" w:author="Autor desconocido" w:date="2019-02-27T20:51:21Z">
        <w:r>
          <w:rPr>
            <w:rFonts w:cs="Calibri" w:ascii="Calibri" w:hAnsi="Calibri"/>
            <w:szCs w:val="16"/>
          </w:rPr>
          <w:delText>Al seleccionar el explorador aparecerá una ventana donde se tiene que ingresar el servidor de correo que se va a configurar en el sistema y el correo de la persona a cargo, luego darle clic en el botón Next.</w:delText>
        </w:r>
      </w:del>
    </w:p>
    <w:p>
      <w:pPr>
        <w:pStyle w:val="ListParagraph"/>
        <w:ind w:left="1416" w:hanging="0"/>
        <w:rPr>
          <w:rFonts w:ascii="Calibri" w:hAnsi="Calibri" w:cs="Calibri"/>
          <w:szCs w:val="16"/>
          <w:del w:id="114" w:author="Autor desconocido" w:date="2019-02-27T20:51:21Z"/>
        </w:rPr>
      </w:pPr>
      <w:del w:id="113" w:author="Autor desconocido" w:date="2019-02-27T20:51:21Z">
        <w:r>
          <w:rPr>
            <w:rFonts w:cs="Calibri" w:ascii="Calibri" w:hAnsi="Calibri"/>
            <w:szCs w:val="16"/>
          </w:rPr>
        </w:r>
      </w:del>
    </w:p>
    <w:p>
      <w:pPr>
        <w:pStyle w:val="Normal"/>
        <w:numPr>
          <w:ilvl w:val="0"/>
          <w:numId w:val="0"/>
        </w:numPr>
        <w:ind w:left="1440" w:hanging="0"/>
        <w:jc w:val="both"/>
        <w:rPr>
          <w:rFonts w:ascii="Arial" w:hAnsi="Arial" w:cs="Arial"/>
          <w:sz w:val="20"/>
          <w:szCs w:val="20"/>
          <w:del w:id="116" w:author="Autor desconocido" w:date="2019-02-27T20:51:21Z"/>
        </w:rPr>
      </w:pPr>
      <w:del w:id="115" w:author="Autor desconocido" w:date="2019-02-27T20:51:21Z">
        <w:r>
          <w:rPr>
            <w:rFonts w:cs="Arial" w:ascii="Arial" w:hAnsi="Arial"/>
            <w:sz w:val="20"/>
            <w:szCs w:val="20"/>
          </w:rPr>
          <w:delText xml:space="preserve">  </w:delText>
        </w:r>
      </w:del>
      <w:r>
        <w:rPr/>
        <w:drawing>
          <wp:inline distT="0" distB="0" distL="0" distR="0">
            <wp:extent cx="4229100" cy="1905000"/>
            <wp:effectExtent l="0" t="0" r="0" b="0"/>
            <wp:docPr id="8"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6" descr=""/>
                    <pic:cNvPicPr>
                      <a:picLocks noChangeAspect="1" noChangeArrowheads="1"/>
                    </pic:cNvPicPr>
                  </pic:nvPicPr>
                  <pic:blipFill>
                    <a:blip r:embed="rId9"/>
                    <a:stretch>
                      <a:fillRect/>
                    </a:stretch>
                  </pic:blipFill>
                  <pic:spPr bwMode="auto">
                    <a:xfrm>
                      <a:off x="0" y="0"/>
                      <a:ext cx="4229100" cy="1905000"/>
                    </a:xfrm>
                    <a:prstGeom prst="rect">
                      <a:avLst/>
                    </a:prstGeom>
                  </pic:spPr>
                </pic:pic>
              </a:graphicData>
            </a:graphic>
          </wp:inline>
        </w:drawing>
      </w:r>
    </w:p>
    <w:p>
      <w:pPr>
        <w:pStyle w:val="ListParagraph"/>
        <w:ind w:left="1416" w:hanging="0"/>
        <w:rPr>
          <w:rFonts w:ascii="Calibri" w:hAnsi="Calibri" w:cs="Calibri"/>
          <w:szCs w:val="16"/>
          <w:del w:id="118" w:author="Autor desconocido" w:date="2019-02-27T20:51:21Z"/>
        </w:rPr>
      </w:pPr>
      <w:del w:id="117" w:author="Autor desconocido" w:date="2019-02-27T20:51:21Z">
        <w:r>
          <w:rPr>
            <w:rFonts w:cs="Calibri" w:ascii="Calibri" w:hAnsi="Calibri"/>
            <w:szCs w:val="16"/>
          </w:rPr>
        </w:r>
      </w:del>
    </w:p>
    <w:p>
      <w:pPr>
        <w:pStyle w:val="ListParagraph"/>
        <w:ind w:left="1416" w:hanging="0"/>
        <w:rPr>
          <w:rFonts w:ascii="Calibri" w:hAnsi="Calibri" w:cs="Calibri"/>
          <w:szCs w:val="16"/>
          <w:del w:id="120" w:author="Autor desconocido" w:date="2019-02-27T20:51:21Z"/>
        </w:rPr>
      </w:pPr>
      <w:del w:id="119" w:author="Autor desconocido" w:date="2019-02-27T20:51:21Z">
        <w:r>
          <w:rPr>
            <w:rFonts w:cs="Calibri" w:ascii="Calibri" w:hAnsi="Calibri"/>
            <w:szCs w:val="16"/>
          </w:rPr>
        </w:r>
      </w:del>
    </w:p>
    <w:p>
      <w:pPr>
        <w:pStyle w:val="ListParagraph"/>
        <w:numPr>
          <w:ilvl w:val="0"/>
          <w:numId w:val="3"/>
        </w:numPr>
        <w:jc w:val="both"/>
        <w:rPr>
          <w:del w:id="122" w:author="Autor desconocido" w:date="2019-02-27T20:51:21Z"/>
        </w:rPr>
      </w:pPr>
      <w:del w:id="121" w:author="Autor desconocido" w:date="2019-02-27T20:51:21Z">
        <w:r>
          <w:rPr>
            <w:rFonts w:cs="Calibri" w:ascii="Calibri" w:hAnsi="Calibri"/>
            <w:szCs w:val="16"/>
          </w:rPr>
          <w:delText>Al final sale la ventana de instalación completa y se selecciona la opción “Finish”.</w:delText>
        </w:r>
      </w:del>
    </w:p>
    <w:p>
      <w:pPr>
        <w:pStyle w:val="ListParagraph"/>
        <w:ind w:left="1440" w:hanging="0"/>
        <w:rPr>
          <w:rFonts w:ascii="Calibri" w:hAnsi="Calibri" w:cs="Calibri"/>
          <w:szCs w:val="16"/>
          <w:del w:id="124" w:author="Autor desconocido" w:date="2019-02-27T20:51:21Z"/>
        </w:rPr>
      </w:pPr>
      <w:del w:id="123" w:author="Autor desconocido" w:date="2019-02-27T20:51:21Z">
        <w:r>
          <w:rPr>
            <w:rFonts w:cs="Calibri" w:ascii="Calibri" w:hAnsi="Calibri"/>
            <w:szCs w:val="16"/>
          </w:rPr>
        </w:r>
      </w:del>
    </w:p>
    <w:p>
      <w:pPr>
        <w:pStyle w:val="Normal"/>
        <w:numPr>
          <w:ilvl w:val="0"/>
          <w:numId w:val="0"/>
        </w:numPr>
        <w:ind w:left="1440" w:hanging="0"/>
        <w:jc w:val="both"/>
        <w:rPr/>
      </w:pPr>
      <w:del w:id="125" w:author="Autor desconocido" w:date="2019-02-27T20:51:21Z">
        <w:r>
          <w:rPr>
            <w:rFonts w:cs="Arial" w:ascii="Arial" w:hAnsi="Arial"/>
            <w:sz w:val="20"/>
            <w:szCs w:val="20"/>
          </w:rPr>
          <w:delText xml:space="preserve">              </w:delText>
        </w:r>
      </w:del>
      <w:r>
        <w:rPr/>
        <w:drawing>
          <wp:inline distT="0" distB="0" distL="0" distR="0">
            <wp:extent cx="4257675" cy="2162175"/>
            <wp:effectExtent l="0" t="0" r="0" b="0"/>
            <wp:docPr id="9"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
                    <pic:cNvPicPr>
                      <a:picLocks noChangeAspect="1" noChangeArrowheads="1"/>
                    </pic:cNvPicPr>
                  </pic:nvPicPr>
                  <pic:blipFill>
                    <a:blip r:embed="rId10"/>
                    <a:stretch>
                      <a:fillRect/>
                    </a:stretch>
                  </pic:blipFill>
                  <pic:spPr bwMode="auto">
                    <a:xfrm>
                      <a:off x="0" y="0"/>
                      <a:ext cx="4257675" cy="2162175"/>
                    </a:xfrm>
                    <a:prstGeom prst="rect">
                      <a:avLst/>
                    </a:prstGeom>
                  </pic:spPr>
                </pic:pic>
              </a:graphicData>
            </a:graphic>
          </wp:inline>
        </w:drawing>
      </w:r>
      <w:ins w:id="126" w:author="Autor desconocido" w:date="2019-02-27T20:51:49Z">
        <w:r>
          <w:rPr>
            <w:rFonts w:eastAsia="Times New Roman" w:cs="Calibri" w:ascii="Calibri" w:hAnsi="Calibri"/>
            <w:b w:val="false"/>
            <w:i w:val="false"/>
            <w:caps w:val="false"/>
            <w:smallCaps w:val="false"/>
            <w:color w:val="000000"/>
            <w:spacing w:val="0"/>
            <w:sz w:val="24"/>
            <w:szCs w:val="16"/>
            <w:lang w:val="es-CO" w:eastAsia="es-ES"/>
          </w:rPr>
          <w:t xml:space="preserve">Antes de instalar un servidor de páginas web es conveniente comprobar si no hay ya uno instalado, o al menos si no está en funcionamiento. Para ello, es suficiente con abrir el navegador y escribir la dirección </w:t>
        </w:r>
      </w:ins>
      <w:hyperlink r:id="rId11">
        <w:ins w:id="127" w:author="Autor desconocido" w:date="2019-02-27T20:51:49Z">
          <w:r>
            <w:rPr>
              <w:rStyle w:val="EnlacedeInternet"/>
              <w:rFonts w:eastAsia="Times New Roman" w:cs="Calibri" w:ascii="Calibri" w:hAnsi="Calibri"/>
              <w:b w:val="false"/>
              <w:i w:val="false"/>
              <w:caps w:val="false"/>
              <w:smallCaps w:val="false"/>
              <w:color w:val="000000"/>
              <w:spacing w:val="0"/>
              <w:sz w:val="24"/>
              <w:szCs w:val="16"/>
              <w:lang w:val="es-CO" w:eastAsia="es-ES"/>
            </w:rPr>
            <w:t>http://localhost</w:t>
          </w:r>
        </w:ins>
      </w:hyperlink>
      <w:ins w:id="128" w:author="Autor desconocido" w:date="2019-02-27T20:51:49Z">
        <w:r>
          <w:rPr>
            <w:rFonts w:eastAsia="Times New Roman" w:cs="Calibri" w:ascii="Calibri" w:hAnsi="Calibri"/>
            <w:b w:val="false"/>
            <w:i w:val="false"/>
            <w:caps w:val="false"/>
            <w:smallCaps w:val="false"/>
            <w:color w:val="000000"/>
            <w:spacing w:val="0"/>
            <w:sz w:val="24"/>
            <w:szCs w:val="16"/>
            <w:lang w:val="es-CO" w:eastAsia="es-ES"/>
          </w:rPr>
          <w:t>. Si se obtiene un mensaje de error es que no hay ningún servidor de páginas web en funcionamiento (aunque podría haber algún servidor instalado, pero no estar en funcionamiento).</w:t>
        </w:r>
      </w:ins>
    </w:p>
    <w:p>
      <w:pPr>
        <w:pStyle w:val="Cuerpodetexto"/>
        <w:widowControl/>
        <w:spacing w:before="100" w:after="100"/>
        <w:ind w:left="0" w:right="0" w:hanging="0"/>
        <w:jc w:val="center"/>
        <w:rPr>
          <w:caps w:val="false"/>
          <w:smallCaps w:val="false"/>
          <w:color w:val="000000"/>
          <w:ins w:id="129" w:author="Autor desconocido" w:date="2019-02-27T20:51:49Z"/>
          <w:spacing w:val="0"/>
        </w:rPr>
      </w:pPr>
      <w:r>
        <w:rPr/>
        <w:drawing>
          <wp:inline distT="0" distB="0" distL="0" distR="0">
            <wp:extent cx="6502400" cy="1714500"/>
            <wp:effectExtent l="0" t="0" r="0" b="0"/>
            <wp:docPr id="10"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4" descr=""/>
                    <pic:cNvPicPr>
                      <a:picLocks noChangeAspect="1" noChangeArrowheads="1"/>
                    </pic:cNvPicPr>
                  </pic:nvPicPr>
                  <pic:blipFill>
                    <a:blip r:embed="rId12"/>
                    <a:srcRect l="-271" t="-1028" r="-271" b="-1028"/>
                    <a:stretch>
                      <a:fillRect/>
                    </a:stretch>
                  </pic:blipFill>
                  <pic:spPr bwMode="auto">
                    <a:xfrm>
                      <a:off x="0" y="0"/>
                      <a:ext cx="6502400" cy="1714500"/>
                    </a:xfrm>
                    <a:prstGeom prst="rect">
                      <a:avLst/>
                    </a:prstGeom>
                    <a:ln w="12700">
                      <a:solidFill>
                        <a:srgbClr val="000000"/>
                      </a:solidFill>
                    </a:ln>
                  </pic:spPr>
                </pic:pic>
              </a:graphicData>
            </a:graphic>
          </wp:inline>
        </w:drawing>
      </w:r>
    </w:p>
    <w:p>
      <w:pPr>
        <w:pStyle w:val="Lneahorizontal"/>
        <w:rPr/>
      </w:pPr>
      <w:ins w:id="130" w:author="Autor desconocido" w:date="2019-02-27T20:51:49Z">
        <w:r>
          <w:rPr/>
        </w:r>
      </w:ins>
    </w:p>
    <w:p>
      <w:pPr>
        <w:pStyle w:val="Cuerpodetexto"/>
        <w:widowControl/>
        <w:spacing w:before="100" w:after="100"/>
        <w:ind w:left="0" w:right="0" w:hanging="0"/>
        <w:jc w:val="both"/>
        <w:rPr>
          <w:rFonts w:ascii="Calibri" w:hAnsi="Calibri" w:eastAsia="Times New Roman" w:cs="Calibri"/>
          <w:b w:val="false"/>
          <w:b w:val="false"/>
          <w:i w:val="false"/>
          <w:i w:val="false"/>
          <w:caps w:val="false"/>
          <w:smallCaps w:val="false"/>
          <w:color w:val="000000"/>
          <w:spacing w:val="0"/>
          <w:sz w:val="24"/>
          <w:szCs w:val="16"/>
          <w:lang w:val="es-CO" w:eastAsia="es-ES"/>
          <w:ins w:id="133" w:author="Autor desconocido" w:date="2019-02-27T20:51:49Z"/>
        </w:rPr>
      </w:pPr>
      <w:ins w:id="132" w:author="Autor desconocido" w:date="2019-02-27T20:51:49Z">
        <w:r>
          <w:rPr>
            <w:rFonts w:eastAsia="Times New Roman" w:cs="Calibri"/>
            <w:b w:val="false"/>
            <w:i w:val="false"/>
            <w:caps w:val="false"/>
            <w:smallCaps w:val="false"/>
            <w:color w:val="000000"/>
            <w:spacing w:val="0"/>
            <w:sz w:val="24"/>
            <w:szCs w:val="16"/>
            <w:lang w:val="es-CO" w:eastAsia="es-ES"/>
          </w:rPr>
          <w:t>Una vez obtenido el archivo de instalación de XAMPP, hay que hacer doble clic sobre él para ponerlo en marcha. Al poner en marcha el instalador XAMPP nos muestra un aviso que aparece si está activado el Control de Cuentas de Usuario y recuerda que algunos directorios tienen permisos restringidos:</w:t>
        </w:r>
      </w:ins>
    </w:p>
    <w:p>
      <w:pPr>
        <w:pStyle w:val="Cuerpodetexto"/>
        <w:widowControl/>
        <w:spacing w:before="100" w:after="100"/>
        <w:ind w:left="0" w:right="0" w:hanging="0"/>
        <w:jc w:val="center"/>
        <w:rPr>
          <w:caps w:val="false"/>
          <w:smallCaps w:val="false"/>
          <w:color w:val="000000"/>
          <w:ins w:id="134" w:author="Autor desconocido" w:date="2019-02-27T20:51:49Z"/>
          <w:spacing w:val="0"/>
        </w:rPr>
      </w:pPr>
      <w:r>
        <w:rPr/>
        <w:drawing>
          <wp:inline distT="0" distB="0" distL="0" distR="0">
            <wp:extent cx="3187700" cy="958850"/>
            <wp:effectExtent l="0" t="0" r="0" b="0"/>
            <wp:docPr id="11"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5" descr=""/>
                    <pic:cNvPicPr>
                      <a:picLocks noChangeAspect="1" noChangeArrowheads="1"/>
                    </pic:cNvPicPr>
                  </pic:nvPicPr>
                  <pic:blipFill>
                    <a:blip r:embed="rId13"/>
                    <a:srcRect l="-553" t="-1840" r="-553" b="-1840"/>
                    <a:stretch>
                      <a:fillRect/>
                    </a:stretch>
                  </pic:blipFill>
                  <pic:spPr bwMode="auto">
                    <a:xfrm>
                      <a:off x="0" y="0"/>
                      <a:ext cx="3187700" cy="958850"/>
                    </a:xfrm>
                    <a:prstGeom prst="rect">
                      <a:avLst/>
                    </a:prstGeom>
                    <a:ln w="12700">
                      <a:solidFill>
                        <a:srgbClr val="000000"/>
                      </a:solidFill>
                    </a:ln>
                  </pic:spPr>
                </pic:pic>
              </a:graphicData>
            </a:graphic>
          </wp:inline>
        </w:drawing>
      </w:r>
    </w:p>
    <w:p>
      <w:pPr>
        <w:pStyle w:val="Lneahorizontal"/>
        <w:rPr/>
      </w:pPr>
      <w:ins w:id="135" w:author="Autor desconocido" w:date="2019-02-27T20:51:49Z">
        <w:r>
          <w:rPr/>
        </w:r>
      </w:ins>
    </w:p>
    <w:p>
      <w:pPr>
        <w:pStyle w:val="Cuerpodetexto"/>
        <w:widowControl/>
        <w:spacing w:before="100" w:after="100"/>
        <w:ind w:left="0" w:right="0" w:hanging="0"/>
        <w:jc w:val="both"/>
        <w:rPr>
          <w:rFonts w:ascii="Calibri" w:hAnsi="Calibri" w:eastAsia="Times New Roman" w:cs="Calibri"/>
          <w:b w:val="false"/>
          <w:b w:val="false"/>
          <w:i w:val="false"/>
          <w:i w:val="false"/>
          <w:caps w:val="false"/>
          <w:smallCaps w:val="false"/>
          <w:color w:val="000000"/>
          <w:spacing w:val="0"/>
          <w:sz w:val="24"/>
          <w:szCs w:val="16"/>
          <w:lang w:val="es-CO" w:eastAsia="es-ES"/>
          <w:ins w:id="138" w:author="Autor desconocido" w:date="2019-02-27T20:51:49Z"/>
        </w:rPr>
      </w:pPr>
      <w:ins w:id="137" w:author="Autor desconocido" w:date="2019-02-27T20:51:49Z">
        <w:r>
          <w:rPr>
            <w:rFonts w:eastAsia="Times New Roman" w:cs="Calibri"/>
            <w:b w:val="false"/>
            <w:i w:val="false"/>
            <w:caps w:val="false"/>
            <w:smallCaps w:val="false"/>
            <w:color w:val="000000"/>
            <w:spacing w:val="0"/>
            <w:sz w:val="24"/>
            <w:szCs w:val="16"/>
            <w:lang w:val="es-CO" w:eastAsia="es-ES"/>
          </w:rPr>
          <w:t>A continuación se inicia el asistente de instalación. Para continuar, haga clic en el botón "Next".</w:t>
        </w:r>
      </w:ins>
    </w:p>
    <w:p>
      <w:pPr>
        <w:pStyle w:val="Cuerpodetexto"/>
        <w:widowControl/>
        <w:spacing w:before="100" w:after="100"/>
        <w:ind w:left="0" w:right="0" w:hanging="0"/>
        <w:jc w:val="center"/>
        <w:rPr>
          <w:caps w:val="false"/>
          <w:smallCaps w:val="false"/>
          <w:color w:val="000000"/>
          <w:ins w:id="139" w:author="Autor desconocido" w:date="2019-02-27T20:51:49Z"/>
          <w:spacing w:val="0"/>
        </w:rPr>
      </w:pPr>
      <w:r>
        <w:rPr/>
        <w:drawing>
          <wp:inline distT="0" distB="0" distL="0" distR="0">
            <wp:extent cx="3187700" cy="2698750"/>
            <wp:effectExtent l="0" t="0" r="0" b="0"/>
            <wp:docPr id="1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6" descr=""/>
                    <pic:cNvPicPr>
                      <a:picLocks noChangeAspect="1" noChangeArrowheads="1"/>
                    </pic:cNvPicPr>
                  </pic:nvPicPr>
                  <pic:blipFill>
                    <a:blip r:embed="rId14"/>
                    <a:srcRect l="-553" t="-653" r="-553" b="-653"/>
                    <a:stretch>
                      <a:fillRect/>
                    </a:stretch>
                  </pic:blipFill>
                  <pic:spPr bwMode="auto">
                    <a:xfrm>
                      <a:off x="0" y="0"/>
                      <a:ext cx="3187700" cy="2698750"/>
                    </a:xfrm>
                    <a:prstGeom prst="rect">
                      <a:avLst/>
                    </a:prstGeom>
                    <a:ln w="12700">
                      <a:solidFill>
                        <a:srgbClr val="000000"/>
                      </a:solidFill>
                    </a:ln>
                  </pic:spPr>
                </pic:pic>
              </a:graphicData>
            </a:graphic>
          </wp:inline>
        </w:drawing>
      </w:r>
    </w:p>
    <w:p>
      <w:pPr>
        <w:pStyle w:val="Lneahorizontal"/>
        <w:rPr/>
      </w:pPr>
      <w:ins w:id="140" w:author="Autor desconocido" w:date="2019-02-27T20:51:49Z">
        <w:r>
          <w:rPr/>
        </w:r>
      </w:ins>
    </w:p>
    <w:p>
      <w:pPr>
        <w:pStyle w:val="Cuerpodetexto"/>
        <w:widowControl/>
        <w:spacing w:before="100" w:after="100"/>
        <w:ind w:left="0" w:right="0" w:hanging="0"/>
        <w:jc w:val="both"/>
        <w:rPr>
          <w:rFonts w:ascii="Calibri" w:hAnsi="Calibri" w:eastAsia="Times New Roman" w:cs="Calibri"/>
          <w:b w:val="false"/>
          <w:b w:val="false"/>
          <w:i w:val="false"/>
          <w:i w:val="false"/>
          <w:caps w:val="false"/>
          <w:smallCaps w:val="false"/>
          <w:color w:val="000000"/>
          <w:spacing w:val="0"/>
          <w:sz w:val="24"/>
          <w:szCs w:val="16"/>
          <w:lang w:val="es-CO" w:eastAsia="es-ES"/>
          <w:ins w:id="143" w:author="Autor desconocido" w:date="2019-02-27T20:51:49Z"/>
        </w:rPr>
      </w:pPr>
      <w:ins w:id="142" w:author="Autor desconocido" w:date="2019-02-27T20:51:49Z">
        <w:r>
          <w:rPr>
            <w:rFonts w:eastAsia="Times New Roman" w:cs="Calibri"/>
            <w:b w:val="false"/>
            <w:i w:val="false"/>
            <w:caps w:val="false"/>
            <w:smallCaps w:val="false"/>
            <w:color w:val="000000"/>
            <w:spacing w:val="0"/>
            <w:sz w:val="24"/>
            <w:szCs w:val="16"/>
            <w:lang w:val="es-CO" w:eastAsia="es-ES"/>
          </w:rPr>
          <w:t>Los componentes mínimos que instala XAMPP son el servidor Apache y el lenguaje PHP, pero XAMPP también instala otros elementos. En la pantalla de selección de componentes puede elegir la instalación o no de estos componentes. Para seguir estos apuntes se necesita al menos instalar MySQL y phpMyAdmin.</w:t>
        </w:r>
      </w:ins>
    </w:p>
    <w:p>
      <w:pPr>
        <w:pStyle w:val="Cuerpodetexto"/>
        <w:widowControl/>
        <w:spacing w:before="100" w:after="100"/>
        <w:ind w:left="0" w:right="0" w:hanging="0"/>
        <w:jc w:val="center"/>
        <w:rPr>
          <w:caps w:val="false"/>
          <w:smallCaps w:val="false"/>
          <w:color w:val="000000"/>
          <w:ins w:id="144" w:author="Autor desconocido" w:date="2019-02-27T20:51:49Z"/>
          <w:spacing w:val="0"/>
        </w:rPr>
      </w:pPr>
      <w:r>
        <w:rPr/>
        <w:drawing>
          <wp:inline distT="0" distB="0" distL="0" distR="0">
            <wp:extent cx="3187700" cy="2698750"/>
            <wp:effectExtent l="0" t="0" r="0" b="0"/>
            <wp:docPr id="1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7" descr=""/>
                    <pic:cNvPicPr>
                      <a:picLocks noChangeAspect="1" noChangeArrowheads="1"/>
                    </pic:cNvPicPr>
                  </pic:nvPicPr>
                  <pic:blipFill>
                    <a:blip r:embed="rId15"/>
                    <a:srcRect l="-553" t="-653" r="-553" b="-653"/>
                    <a:stretch>
                      <a:fillRect/>
                    </a:stretch>
                  </pic:blipFill>
                  <pic:spPr bwMode="auto">
                    <a:xfrm>
                      <a:off x="0" y="0"/>
                      <a:ext cx="3187700" cy="2698750"/>
                    </a:xfrm>
                    <a:prstGeom prst="rect">
                      <a:avLst/>
                    </a:prstGeom>
                    <a:ln w="12700">
                      <a:solidFill>
                        <a:srgbClr val="000000"/>
                      </a:solidFill>
                    </a:ln>
                  </pic:spPr>
                </pic:pic>
              </a:graphicData>
            </a:graphic>
          </wp:inline>
        </w:drawing>
      </w:r>
    </w:p>
    <w:p>
      <w:pPr>
        <w:pStyle w:val="Lneahorizontal"/>
        <w:rPr/>
      </w:pPr>
      <w:ins w:id="145" w:author="Autor desconocido" w:date="2019-02-27T20:51:49Z">
        <w:r>
          <w:rPr/>
        </w:r>
      </w:ins>
    </w:p>
    <w:p>
      <w:pPr>
        <w:pStyle w:val="Cuerpodetexto"/>
        <w:widowControl/>
        <w:spacing w:before="100" w:after="100"/>
        <w:ind w:left="0" w:right="0" w:hanging="0"/>
        <w:jc w:val="both"/>
        <w:rPr/>
      </w:pPr>
      <w:ins w:id="147" w:author="Autor desconocido" w:date="2019-02-27T20:51:49Z">
        <w:r>
          <w:rPr>
            <w:rFonts w:eastAsia="Times New Roman" w:cs="Calibri"/>
            <w:b w:val="false"/>
            <w:i w:val="false"/>
            <w:caps w:val="false"/>
            <w:smallCaps w:val="false"/>
            <w:color w:val="000000"/>
            <w:spacing w:val="0"/>
            <w:sz w:val="24"/>
            <w:szCs w:val="16"/>
            <w:lang w:val="es-CO" w:eastAsia="es-ES"/>
          </w:rPr>
          <w:t>En la siguiente pantalla puede elegir la carpeta de instalación de XAMPP. La carpeta de instalación predeterminada es </w:t>
        </w:r>
      </w:ins>
      <w:ins w:id="148" w:author="Autor desconocido" w:date="2019-02-27T20:51:49Z">
        <w:r>
          <w:rPr>
            <w:rStyle w:val="Muydestacado"/>
            <w:rFonts w:eastAsia="Times New Roman" w:cs="Calibri"/>
            <w:b w:val="false"/>
            <w:i w:val="false"/>
            <w:caps w:val="false"/>
            <w:smallCaps w:val="false"/>
            <w:color w:val="000000"/>
            <w:spacing w:val="0"/>
            <w:sz w:val="24"/>
            <w:szCs w:val="16"/>
            <w:lang w:val="es-CO" w:eastAsia="es-ES"/>
          </w:rPr>
          <w:t>C:\xampp</w:t>
        </w:r>
      </w:ins>
      <w:ins w:id="149" w:author="Autor desconocido" w:date="2019-02-27T20:51:49Z">
        <w:r>
          <w:rPr>
            <w:rFonts w:eastAsia="Times New Roman" w:cs="Calibri"/>
            <w:b w:val="false"/>
            <w:i w:val="false"/>
            <w:caps w:val="false"/>
            <w:smallCaps w:val="false"/>
            <w:color w:val="000000"/>
            <w:spacing w:val="0"/>
            <w:sz w:val="24"/>
            <w:szCs w:val="16"/>
            <w:lang w:val="es-CO" w:eastAsia="es-ES"/>
          </w:rPr>
          <w:t>. Si quiere cambiarla, haga clic en el icono de carpeta y seleccione la carpeta donde quiere instalar XAMPP. Para continuar la configuración de la instalación, haga clic en el botón "Next".</w:t>
        </w:r>
      </w:ins>
    </w:p>
    <w:p>
      <w:pPr>
        <w:pStyle w:val="Cuerpodetexto"/>
        <w:widowControl/>
        <w:spacing w:before="100" w:after="100"/>
        <w:ind w:left="0" w:right="0" w:hanging="0"/>
        <w:jc w:val="center"/>
        <w:rPr>
          <w:caps w:val="false"/>
          <w:smallCaps w:val="false"/>
          <w:color w:val="000000"/>
          <w:ins w:id="150" w:author="Autor desconocido" w:date="2019-02-27T20:51:49Z"/>
          <w:spacing w:val="0"/>
        </w:rPr>
      </w:pPr>
      <w:r>
        <w:rPr/>
        <w:drawing>
          <wp:inline distT="0" distB="0" distL="0" distR="0">
            <wp:extent cx="3187700" cy="2698750"/>
            <wp:effectExtent l="0" t="0" r="0" b="0"/>
            <wp:docPr id="1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8" descr=""/>
                    <pic:cNvPicPr>
                      <a:picLocks noChangeAspect="1" noChangeArrowheads="1"/>
                    </pic:cNvPicPr>
                  </pic:nvPicPr>
                  <pic:blipFill>
                    <a:blip r:embed="rId16"/>
                    <a:srcRect l="-553" t="-653" r="-553" b="-653"/>
                    <a:stretch>
                      <a:fillRect/>
                    </a:stretch>
                  </pic:blipFill>
                  <pic:spPr bwMode="auto">
                    <a:xfrm>
                      <a:off x="0" y="0"/>
                      <a:ext cx="3187700" cy="2698750"/>
                    </a:xfrm>
                    <a:prstGeom prst="rect">
                      <a:avLst/>
                    </a:prstGeom>
                    <a:ln w="12700">
                      <a:solidFill>
                        <a:srgbClr val="000000"/>
                      </a:solidFill>
                    </a:ln>
                  </pic:spPr>
                </pic:pic>
              </a:graphicData>
            </a:graphic>
          </wp:inline>
        </w:drawing>
      </w:r>
    </w:p>
    <w:p>
      <w:pPr>
        <w:pStyle w:val="Lneahorizontal"/>
        <w:rPr/>
      </w:pPr>
      <w:ins w:id="151" w:author="Autor desconocido" w:date="2019-02-27T20:51:49Z">
        <w:r>
          <w:rPr/>
        </w:r>
      </w:ins>
    </w:p>
    <w:p>
      <w:pPr>
        <w:pStyle w:val="Cuerpodetexto"/>
        <w:widowControl/>
        <w:spacing w:before="100" w:after="100"/>
        <w:ind w:left="0" w:right="0" w:hanging="0"/>
        <w:jc w:val="both"/>
        <w:rPr>
          <w:rFonts w:ascii="Calibri" w:hAnsi="Calibri" w:eastAsia="Times New Roman" w:cs="Calibri"/>
          <w:b w:val="false"/>
          <w:b w:val="false"/>
          <w:i w:val="false"/>
          <w:i w:val="false"/>
          <w:caps w:val="false"/>
          <w:smallCaps w:val="false"/>
          <w:color w:val="000000"/>
          <w:spacing w:val="0"/>
          <w:sz w:val="24"/>
          <w:szCs w:val="16"/>
          <w:lang w:val="es-CO" w:eastAsia="es-ES"/>
          <w:ins w:id="154" w:author="Autor desconocido" w:date="2019-02-27T20:51:49Z"/>
        </w:rPr>
      </w:pPr>
      <w:ins w:id="153" w:author="Autor desconocido" w:date="2019-02-27T20:51:49Z">
        <w:r>
          <w:rPr>
            <w:rFonts w:eastAsia="Times New Roman" w:cs="Calibri"/>
            <w:b w:val="false"/>
            <w:i w:val="false"/>
            <w:caps w:val="false"/>
            <w:smallCaps w:val="false"/>
            <w:color w:val="000000"/>
            <w:spacing w:val="0"/>
            <w:sz w:val="24"/>
            <w:szCs w:val="16"/>
            <w:lang w:val="es-CO" w:eastAsia="es-ES"/>
          </w:rPr>
          <w:t>La siguiente pantalla ofrece información sobre los instaladores de aplicaciones para XAMPP creados por Bitnami. Haga clic en el botón "Next" para continuar. Si deja marcada la casilla, se abrirá una página web de Bitnami en el navegador.</w:t>
        </w:r>
      </w:ins>
    </w:p>
    <w:p>
      <w:pPr>
        <w:pStyle w:val="Cuerpodetexto"/>
        <w:widowControl/>
        <w:spacing w:before="100" w:after="100"/>
        <w:ind w:left="0" w:right="0" w:hanging="0"/>
        <w:jc w:val="center"/>
        <w:rPr>
          <w:caps w:val="false"/>
          <w:smallCaps w:val="false"/>
          <w:color w:val="000000"/>
          <w:ins w:id="155" w:author="Autor desconocido" w:date="2019-02-27T20:51:49Z"/>
          <w:spacing w:val="0"/>
        </w:rPr>
      </w:pPr>
      <w:r>
        <w:rPr/>
        <w:drawing>
          <wp:inline distT="0" distB="0" distL="0" distR="0">
            <wp:extent cx="3187700" cy="2698750"/>
            <wp:effectExtent l="0" t="0" r="0" b="0"/>
            <wp:docPr id="1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29" descr=""/>
                    <pic:cNvPicPr>
                      <a:picLocks noChangeAspect="1" noChangeArrowheads="1"/>
                    </pic:cNvPicPr>
                  </pic:nvPicPr>
                  <pic:blipFill>
                    <a:blip r:embed="rId17"/>
                    <a:srcRect l="-553" t="-653" r="-553" b="-653"/>
                    <a:stretch>
                      <a:fillRect/>
                    </a:stretch>
                  </pic:blipFill>
                  <pic:spPr bwMode="auto">
                    <a:xfrm>
                      <a:off x="0" y="0"/>
                      <a:ext cx="3187700" cy="2698750"/>
                    </a:xfrm>
                    <a:prstGeom prst="rect">
                      <a:avLst/>
                    </a:prstGeom>
                    <a:ln w="12700">
                      <a:solidFill>
                        <a:srgbClr val="000000"/>
                      </a:solidFill>
                    </a:ln>
                  </pic:spPr>
                </pic:pic>
              </a:graphicData>
            </a:graphic>
          </wp:inline>
        </w:drawing>
      </w:r>
    </w:p>
    <w:p>
      <w:pPr>
        <w:pStyle w:val="Lneahorizontal"/>
        <w:rPr/>
      </w:pPr>
      <w:ins w:id="156" w:author="Autor desconocido" w:date="2019-02-27T20:51:49Z">
        <w:r>
          <w:rPr/>
        </w:r>
      </w:ins>
    </w:p>
    <w:p>
      <w:pPr>
        <w:pStyle w:val="Cuerpodetexto"/>
        <w:widowControl/>
        <w:spacing w:before="100" w:after="100"/>
        <w:ind w:left="0" w:right="0" w:hanging="0"/>
        <w:jc w:val="both"/>
        <w:rPr>
          <w:rFonts w:ascii="Calibri" w:hAnsi="Calibri" w:eastAsia="Times New Roman" w:cs="Calibri"/>
          <w:b w:val="false"/>
          <w:b w:val="false"/>
          <w:i w:val="false"/>
          <w:i w:val="false"/>
          <w:caps w:val="false"/>
          <w:smallCaps w:val="false"/>
          <w:color w:val="000000"/>
          <w:spacing w:val="0"/>
          <w:sz w:val="24"/>
          <w:szCs w:val="16"/>
          <w:lang w:val="es-CO" w:eastAsia="es-ES"/>
          <w:ins w:id="159" w:author="Autor desconocido" w:date="2019-02-27T20:51:49Z"/>
        </w:rPr>
      </w:pPr>
      <w:ins w:id="158" w:author="Autor desconocido" w:date="2019-02-27T20:51:49Z">
        <w:r>
          <w:rPr>
            <w:rFonts w:eastAsia="Times New Roman" w:cs="Calibri"/>
            <w:b w:val="false"/>
            <w:i w:val="false"/>
            <w:caps w:val="false"/>
            <w:smallCaps w:val="false"/>
            <w:color w:val="000000"/>
            <w:spacing w:val="0"/>
            <w:sz w:val="24"/>
            <w:szCs w:val="16"/>
            <w:lang w:val="es-CO" w:eastAsia="es-ES"/>
          </w:rPr>
          <w:t>Una vez elegidas las opciones de instalación en las pantallas anteriores, esta pantalla es la pantalla de confirmación de la instalación. Haga clic en el botón "Next" para comenzar la instalación en el disco duro.</w:t>
        </w:r>
      </w:ins>
    </w:p>
    <w:p>
      <w:pPr>
        <w:pStyle w:val="Cuerpodetexto"/>
        <w:widowControl/>
        <w:spacing w:before="100" w:after="100"/>
        <w:ind w:left="0" w:right="0" w:hanging="0"/>
        <w:jc w:val="center"/>
        <w:rPr>
          <w:caps w:val="false"/>
          <w:smallCaps w:val="false"/>
          <w:color w:val="000000"/>
          <w:ins w:id="160" w:author="Autor desconocido" w:date="2019-02-27T20:51:49Z"/>
          <w:spacing w:val="0"/>
        </w:rPr>
      </w:pPr>
      <w:r>
        <w:rPr/>
        <w:drawing>
          <wp:inline distT="0" distB="0" distL="0" distR="0">
            <wp:extent cx="3187700" cy="2698750"/>
            <wp:effectExtent l="0" t="0" r="0" b="0"/>
            <wp:docPr id="16"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30" descr=""/>
                    <pic:cNvPicPr>
                      <a:picLocks noChangeAspect="1" noChangeArrowheads="1"/>
                    </pic:cNvPicPr>
                  </pic:nvPicPr>
                  <pic:blipFill>
                    <a:blip r:embed="rId18"/>
                    <a:srcRect l="-553" t="-653" r="-553" b="-653"/>
                    <a:stretch>
                      <a:fillRect/>
                    </a:stretch>
                  </pic:blipFill>
                  <pic:spPr bwMode="auto">
                    <a:xfrm>
                      <a:off x="0" y="0"/>
                      <a:ext cx="3187700" cy="2698750"/>
                    </a:xfrm>
                    <a:prstGeom prst="rect">
                      <a:avLst/>
                    </a:prstGeom>
                    <a:ln w="12700">
                      <a:solidFill>
                        <a:srgbClr val="000000"/>
                      </a:solidFill>
                    </a:ln>
                  </pic:spPr>
                </pic:pic>
              </a:graphicData>
            </a:graphic>
          </wp:inline>
        </w:drawing>
      </w:r>
    </w:p>
    <w:p>
      <w:pPr>
        <w:pStyle w:val="Lneahorizontal"/>
        <w:rPr/>
      </w:pPr>
      <w:ins w:id="161" w:author="Autor desconocido" w:date="2019-02-27T20:51:49Z">
        <w:r>
          <w:rPr/>
        </w:r>
      </w:ins>
    </w:p>
    <w:p>
      <w:pPr>
        <w:pStyle w:val="Cuerpodetexto"/>
        <w:widowControl/>
        <w:spacing w:before="100" w:after="100"/>
        <w:ind w:left="0" w:right="0" w:hanging="0"/>
        <w:jc w:val="both"/>
        <w:rPr>
          <w:rFonts w:ascii="Calibri" w:hAnsi="Calibri" w:eastAsia="Times New Roman" w:cs="Calibri"/>
          <w:b w:val="false"/>
          <w:b w:val="false"/>
          <w:i w:val="false"/>
          <w:i w:val="false"/>
          <w:caps w:val="false"/>
          <w:smallCaps w:val="false"/>
          <w:color w:val="000000"/>
          <w:spacing w:val="0"/>
          <w:sz w:val="24"/>
          <w:szCs w:val="16"/>
          <w:lang w:val="es-CO" w:eastAsia="es-ES"/>
          <w:ins w:id="164" w:author="Autor desconocido" w:date="2019-02-27T20:51:49Z"/>
        </w:rPr>
      </w:pPr>
      <w:ins w:id="163" w:author="Autor desconocido" w:date="2019-02-27T20:51:49Z">
        <w:r>
          <w:rPr>
            <w:rFonts w:eastAsia="Times New Roman" w:cs="Calibri"/>
            <w:b w:val="false"/>
            <w:i w:val="false"/>
            <w:caps w:val="false"/>
            <w:smallCaps w:val="false"/>
            <w:color w:val="000000"/>
            <w:spacing w:val="0"/>
            <w:sz w:val="24"/>
            <w:szCs w:val="16"/>
            <w:lang w:val="es-CO" w:eastAsia="es-ES"/>
          </w:rPr>
          <w:t>El proceso de copia de archivos puede durar unos minutos.</w:t>
        </w:r>
      </w:ins>
    </w:p>
    <w:p>
      <w:pPr>
        <w:pStyle w:val="Cuerpodetexto"/>
        <w:widowControl/>
        <w:spacing w:before="100" w:after="100"/>
        <w:ind w:left="0" w:right="0" w:hanging="0"/>
        <w:jc w:val="center"/>
        <w:rPr>
          <w:caps w:val="false"/>
          <w:smallCaps w:val="false"/>
          <w:color w:val="000000"/>
          <w:ins w:id="165" w:author="Autor desconocido" w:date="2019-02-27T20:51:49Z"/>
          <w:spacing w:val="0"/>
        </w:rPr>
      </w:pPr>
      <w:r>
        <w:rPr/>
        <w:drawing>
          <wp:inline distT="0" distB="0" distL="0" distR="0">
            <wp:extent cx="3187700" cy="2698750"/>
            <wp:effectExtent l="0" t="0" r="0" b="0"/>
            <wp:docPr id="17"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31" descr=""/>
                    <pic:cNvPicPr>
                      <a:picLocks noChangeAspect="1" noChangeArrowheads="1"/>
                    </pic:cNvPicPr>
                  </pic:nvPicPr>
                  <pic:blipFill>
                    <a:blip r:embed="rId19"/>
                    <a:srcRect l="-553" t="-653" r="-553" b="-653"/>
                    <a:stretch>
                      <a:fillRect/>
                    </a:stretch>
                  </pic:blipFill>
                  <pic:spPr bwMode="auto">
                    <a:xfrm>
                      <a:off x="0" y="0"/>
                      <a:ext cx="3187700" cy="2698750"/>
                    </a:xfrm>
                    <a:prstGeom prst="rect">
                      <a:avLst/>
                    </a:prstGeom>
                    <a:ln w="12700">
                      <a:solidFill>
                        <a:srgbClr val="000000"/>
                      </a:solidFill>
                    </a:ln>
                  </pic:spPr>
                </pic:pic>
              </a:graphicData>
            </a:graphic>
          </wp:inline>
        </w:drawing>
      </w:r>
    </w:p>
    <w:p>
      <w:pPr>
        <w:pStyle w:val="Cuerpodetexto"/>
        <w:widowControl/>
        <w:spacing w:before="100" w:after="100"/>
        <w:ind w:left="0" w:right="0" w:hanging="0"/>
        <w:jc w:val="both"/>
        <w:rPr>
          <w:rFonts w:ascii="Calibri" w:hAnsi="Calibri" w:eastAsia="Times New Roman" w:cs="Calibri"/>
          <w:b w:val="false"/>
          <w:b w:val="false"/>
          <w:i w:val="false"/>
          <w:i w:val="false"/>
          <w:caps w:val="false"/>
          <w:smallCaps w:val="false"/>
          <w:color w:val="000000"/>
          <w:spacing w:val="0"/>
          <w:sz w:val="24"/>
          <w:szCs w:val="16"/>
          <w:lang w:val="es-CO" w:eastAsia="es-ES"/>
          <w:ins w:id="167" w:author="Autor desconocido" w:date="2019-02-27T20:51:49Z"/>
        </w:rPr>
      </w:pPr>
      <w:ins w:id="166" w:author="Autor desconocido" w:date="2019-02-27T20:51:49Z">
        <w:r>
          <w:rPr>
            <w:rFonts w:eastAsia="Times New Roman" w:cs="Calibri"/>
            <w:b w:val="false"/>
            <w:i w:val="false"/>
            <w:caps w:val="false"/>
            <w:smallCaps w:val="false"/>
            <w:color w:val="000000"/>
            <w:spacing w:val="0"/>
            <w:sz w:val="24"/>
            <w:szCs w:val="16"/>
            <w:lang w:val="es-CO" w:eastAsia="es-ES"/>
          </w:rPr>
          <w:t>Durante la instalación, si en el ordenador no se había instalado Apache anteriormente, en algún momento se mostrará un aviso del cortafuegos de Windows para autorizar a Apache a comunicarse en las redes privadas o públicas. Una vez elegidas las opciones deseadas (en estos apuntes se recomienda permitir las redes privadas y denegar las redes públicas), haga clic en el botón "Permitir acceso".</w:t>
        </w:r>
      </w:ins>
    </w:p>
    <w:p>
      <w:pPr>
        <w:pStyle w:val="Cuerpodetexto"/>
        <w:widowControl/>
        <w:spacing w:before="100" w:after="100"/>
        <w:ind w:left="0" w:right="0" w:hanging="0"/>
        <w:jc w:val="center"/>
        <w:rPr>
          <w:caps w:val="false"/>
          <w:smallCaps w:val="false"/>
          <w:color w:val="000000"/>
          <w:ins w:id="168" w:author="Autor desconocido" w:date="2019-02-27T20:51:49Z"/>
          <w:spacing w:val="0"/>
        </w:rPr>
      </w:pPr>
      <w:r>
        <w:rPr/>
        <w:drawing>
          <wp:inline distT="0" distB="0" distL="0" distR="0">
            <wp:extent cx="3346450" cy="2419350"/>
            <wp:effectExtent l="0" t="0" r="0" b="0"/>
            <wp:docPr id="18"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32" descr=""/>
                    <pic:cNvPicPr>
                      <a:picLocks noChangeAspect="1" noChangeArrowheads="1"/>
                    </pic:cNvPicPr>
                  </pic:nvPicPr>
                  <pic:blipFill>
                    <a:blip r:embed="rId20"/>
                    <a:srcRect l="-527" t="-729" r="-527" b="-729"/>
                    <a:stretch>
                      <a:fillRect/>
                    </a:stretch>
                  </pic:blipFill>
                  <pic:spPr bwMode="auto">
                    <a:xfrm>
                      <a:off x="0" y="0"/>
                      <a:ext cx="3346450" cy="2419350"/>
                    </a:xfrm>
                    <a:prstGeom prst="rect">
                      <a:avLst/>
                    </a:prstGeom>
                    <a:ln w="12700">
                      <a:solidFill>
                        <a:srgbClr val="000000"/>
                      </a:solidFill>
                    </a:ln>
                  </pic:spPr>
                </pic:pic>
              </a:graphicData>
            </a:graphic>
          </wp:inline>
        </w:drawing>
      </w:r>
    </w:p>
    <w:p>
      <w:pPr>
        <w:pStyle w:val="Lneahorizontal"/>
        <w:rPr/>
      </w:pPr>
      <w:ins w:id="169" w:author="Autor desconocido" w:date="2019-02-27T20:51:49Z">
        <w:r>
          <w:rPr/>
        </w:r>
      </w:ins>
    </w:p>
    <w:p>
      <w:pPr>
        <w:pStyle w:val="Cuerpodetexto"/>
        <w:widowControl/>
        <w:spacing w:before="100" w:after="100"/>
        <w:ind w:left="0" w:right="0" w:hanging="0"/>
        <w:jc w:val="both"/>
        <w:rPr>
          <w:rFonts w:ascii="Calibri" w:hAnsi="Calibri" w:eastAsia="Times New Roman" w:cs="Calibri"/>
          <w:b w:val="false"/>
          <w:b w:val="false"/>
          <w:i w:val="false"/>
          <w:i w:val="false"/>
          <w:caps w:val="false"/>
          <w:smallCaps w:val="false"/>
          <w:color w:val="000000"/>
          <w:spacing w:val="0"/>
          <w:sz w:val="24"/>
          <w:szCs w:val="16"/>
          <w:lang w:val="es-CO" w:eastAsia="es-ES"/>
          <w:ins w:id="172" w:author="Autor desconocido" w:date="2019-02-27T20:51:49Z"/>
        </w:rPr>
      </w:pPr>
      <w:ins w:id="171" w:author="Autor desconocido" w:date="2019-02-27T20:51:49Z">
        <w:r>
          <w:rPr>
            <w:rFonts w:eastAsia="Times New Roman" w:cs="Calibri"/>
            <w:b w:val="false"/>
            <w:i w:val="false"/>
            <w:caps w:val="false"/>
            <w:smallCaps w:val="false"/>
            <w:color w:val="000000"/>
            <w:spacing w:val="0"/>
            <w:sz w:val="24"/>
            <w:szCs w:val="16"/>
            <w:lang w:val="es-CO" w:eastAsia="es-ES"/>
          </w:rPr>
          <w:t>Una vez terminada la copia de archivos, la pantalla final confirma que XAMPP ha sido instalado. Si se deja marcada la casilla, se abrirá el panel de control de XAMPP. Para cerrar el programa de instalación, haga clic en el botón "Finish".</w:t>
        </w:r>
      </w:ins>
    </w:p>
    <w:p>
      <w:pPr>
        <w:pStyle w:val="Cuerpodetexto"/>
        <w:widowControl/>
        <w:spacing w:before="100" w:after="100"/>
        <w:ind w:left="0" w:right="0" w:hanging="0"/>
        <w:jc w:val="center"/>
        <w:rPr>
          <w:caps w:val="false"/>
          <w:smallCaps w:val="false"/>
          <w:color w:val="000000"/>
          <w:ins w:id="173" w:author="Autor desconocido" w:date="2019-02-27T20:51:49Z"/>
          <w:spacing w:val="0"/>
        </w:rPr>
      </w:pPr>
      <w:r>
        <w:rPr/>
        <w:drawing>
          <wp:inline distT="0" distB="0" distL="0" distR="0">
            <wp:extent cx="3187700" cy="2698750"/>
            <wp:effectExtent l="0" t="0" r="0" b="0"/>
            <wp:docPr id="1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33" descr=""/>
                    <pic:cNvPicPr>
                      <a:picLocks noChangeAspect="1" noChangeArrowheads="1"/>
                    </pic:cNvPicPr>
                  </pic:nvPicPr>
                  <pic:blipFill>
                    <a:blip r:embed="rId21"/>
                    <a:srcRect l="-553" t="-653" r="-553" b="-653"/>
                    <a:stretch>
                      <a:fillRect/>
                    </a:stretch>
                  </pic:blipFill>
                  <pic:spPr bwMode="auto">
                    <a:xfrm>
                      <a:off x="0" y="0"/>
                      <a:ext cx="3187700" cy="2698750"/>
                    </a:xfrm>
                    <a:prstGeom prst="rect">
                      <a:avLst/>
                    </a:prstGeom>
                    <a:ln w="12700">
                      <a:solidFill>
                        <a:srgbClr val="000000"/>
                      </a:solidFill>
                    </a:ln>
                  </pic:spPr>
                </pic:pic>
              </a:graphicData>
            </a:graphic>
          </wp:inline>
        </w:drawing>
      </w:r>
    </w:p>
    <w:p>
      <w:pPr>
        <w:pStyle w:val="Ttulo3"/>
        <w:rPr/>
      </w:pPr>
      <w:ins w:id="174" w:author="Autor desconocido" w:date="2019-02-27T20:56:39Z">
        <w:r>
          <w:rPr/>
          <w:t>Abrir y cerrar el panel de control</w:t>
        </w:r>
      </w:ins>
    </w:p>
    <w:p>
      <w:pPr>
        <w:pStyle w:val="Cuerpodetexto"/>
        <w:spacing w:before="100" w:after="100"/>
        <w:ind w:left="0" w:right="0" w:hanging="0"/>
        <w:rPr/>
      </w:pPr>
      <w:ins w:id="176" w:author="Autor desconocido" w:date="2019-02-27T20:56:39Z">
        <w:r>
          <w:rPr/>
          <w:t>Al panel de control de XAMPP se puede acceder mediante el menú de inicio "Todos los programas &gt; XAMPP &gt; XAMPP Control Panel" o, si ya está iniciado, mediante el icono del área de notificación.</w:t>
        </w:r>
      </w:ins>
    </w:p>
    <w:p>
      <w:pPr>
        <w:pStyle w:val="Cuerpodetexto"/>
        <w:spacing w:before="100" w:after="100"/>
        <w:ind w:left="0" w:right="0" w:hanging="0"/>
        <w:rPr/>
      </w:pPr>
      <w:ins w:id="178" w:author="Autor desconocido" w:date="2019-02-27T20:56:39Z">
        <w:r>
          <w:rPr/>
          <w:t>La primera vez que se abe el panel de control de XAMPP, se muestra una ventana de selección de idioma que permite elegir entre inglés y alemán.</w:t>
        </w:r>
      </w:ins>
    </w:p>
    <w:p>
      <w:pPr>
        <w:pStyle w:val="Cuerpodetexto"/>
        <w:spacing w:before="100" w:after="100"/>
        <w:ind w:left="0" w:right="0" w:hanging="0"/>
        <w:jc w:val="center"/>
        <w:rPr/>
      </w:pPr>
      <w:r>
        <w:rPr/>
        <w:drawing>
          <wp:inline distT="0" distB="0" distL="0" distR="0">
            <wp:extent cx="1416050" cy="1066800"/>
            <wp:effectExtent l="0" t="0" r="0" b="0"/>
            <wp:docPr id="20"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4" descr=""/>
                    <pic:cNvPicPr>
                      <a:picLocks noChangeAspect="1" noChangeArrowheads="1"/>
                    </pic:cNvPicPr>
                  </pic:nvPicPr>
                  <pic:blipFill>
                    <a:blip r:embed="rId22"/>
                    <a:srcRect l="-1245" t="-1653" r="-1245" b="-1653"/>
                    <a:stretch>
                      <a:fillRect/>
                    </a:stretch>
                  </pic:blipFill>
                  <pic:spPr bwMode="auto">
                    <a:xfrm>
                      <a:off x="0" y="0"/>
                      <a:ext cx="1416050" cy="1066800"/>
                    </a:xfrm>
                    <a:prstGeom prst="rect">
                      <a:avLst/>
                    </a:prstGeom>
                    <a:ln w="12700">
                      <a:solidFill>
                        <a:srgbClr val="000000"/>
                      </a:solidFill>
                    </a:ln>
                  </pic:spPr>
                </pic:pic>
              </a:graphicData>
            </a:graphic>
          </wp:inline>
        </w:drawing>
      </w:r>
    </w:p>
    <w:p>
      <w:pPr>
        <w:pStyle w:val="Lneahorizontal"/>
        <w:rPr/>
      </w:pPr>
      <w:r>
        <w:rPr/>
      </w:r>
    </w:p>
    <w:p>
      <w:pPr>
        <w:pStyle w:val="Cuerpodetexto"/>
        <w:spacing w:before="100" w:after="100"/>
        <w:ind w:left="0" w:right="0" w:hanging="0"/>
        <w:rPr/>
      </w:pPr>
      <w:ins w:id="179" w:author="Autor desconocido" w:date="2019-02-27T20:56:39Z">
        <w:r>
          <w:rPr/>
          <w:t>El panel de control de XAMPP se divide en tres zonas:</w:t>
        </w:r>
      </w:ins>
    </w:p>
    <w:p>
      <w:pPr>
        <w:pStyle w:val="Cuerpodetexto"/>
        <w:numPr>
          <w:ilvl w:val="0"/>
          <w:numId w:val="7"/>
        </w:numPr>
        <w:tabs>
          <w:tab w:val="clear" w:pos="708"/>
          <w:tab w:val="left" w:pos="0" w:leader="none"/>
        </w:tabs>
        <w:spacing w:before="50" w:after="140"/>
        <w:ind w:left="707" w:hanging="283"/>
        <w:rPr>
          <w:color w:val="000000"/>
          <w:ins w:id="182" w:author="Autor desconocido" w:date="2019-02-27T20:56:39Z"/>
        </w:rPr>
      </w:pPr>
      <w:ins w:id="181" w:author="Autor desconocido" w:date="2019-02-27T20:56:39Z">
        <w:r>
          <w:rPr>
            <w:color w:val="000000"/>
          </w:rPr>
          <w:t>la zona de módulos, que indica para cada uno de los módulos de XAMPP: si está instalado como servicio, su nombre, el identificador de proceso, el puerto utilizado e incluye unos botones para iniciar y detener los procesos, administrarlos, editar los archivos de configuración y abrir los archivos de registro de actividad.</w:t>
        </w:r>
      </w:ins>
    </w:p>
    <w:p>
      <w:pPr>
        <w:pStyle w:val="Cuerpodetexto"/>
        <w:numPr>
          <w:ilvl w:val="0"/>
          <w:numId w:val="7"/>
        </w:numPr>
        <w:tabs>
          <w:tab w:val="clear" w:pos="708"/>
          <w:tab w:val="left" w:pos="0" w:leader="none"/>
        </w:tabs>
        <w:spacing w:before="50" w:after="140"/>
        <w:ind w:left="707" w:hanging="283"/>
        <w:rPr>
          <w:color w:val="000000"/>
          <w:ins w:id="184" w:author="Autor desconocido" w:date="2019-02-27T20:56:39Z"/>
        </w:rPr>
      </w:pPr>
      <w:ins w:id="183" w:author="Autor desconocido" w:date="2019-02-27T20:56:39Z">
        <w:r>
          <w:rPr>
            <w:color w:val="000000"/>
          </w:rPr>
          <w:t>la zona de notificación, en la que XAMPP informa del éxito o fracaso de las acciones realizadas</w:t>
        </w:r>
      </w:ins>
    </w:p>
    <w:p>
      <w:pPr>
        <w:pStyle w:val="Cuerpodetexto"/>
        <w:numPr>
          <w:ilvl w:val="0"/>
          <w:numId w:val="7"/>
        </w:numPr>
        <w:tabs>
          <w:tab w:val="clear" w:pos="708"/>
          <w:tab w:val="left" w:pos="0" w:leader="none"/>
        </w:tabs>
        <w:spacing w:before="50" w:after="140"/>
        <w:ind w:left="707" w:hanging="283"/>
        <w:rPr>
          <w:color w:val="000000"/>
          <w:ins w:id="186" w:author="Autor desconocido" w:date="2019-02-27T20:56:39Z"/>
        </w:rPr>
      </w:pPr>
      <w:ins w:id="185" w:author="Autor desconocido" w:date="2019-02-27T20:56:39Z">
        <w:r>
          <w:rPr>
            <w:color w:val="000000"/>
          </w:rPr>
          <w:t>la zona de utilidades, para acceder rápidamente</w:t>
        </w:r>
      </w:ins>
    </w:p>
    <w:p>
      <w:pPr>
        <w:pStyle w:val="Cuerpodetexto"/>
        <w:spacing w:before="100" w:after="100"/>
        <w:ind w:left="0" w:right="0" w:hanging="0"/>
        <w:jc w:val="center"/>
        <w:rPr/>
      </w:pPr>
      <w:r>
        <w:rPr/>
        <w:drawing>
          <wp:inline distT="0" distB="0" distL="0" distR="0">
            <wp:extent cx="4241800" cy="2755900"/>
            <wp:effectExtent l="0" t="0" r="0" b="0"/>
            <wp:docPr id="21"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35" descr=""/>
                    <pic:cNvPicPr>
                      <a:picLocks noChangeAspect="1" noChangeArrowheads="1"/>
                    </pic:cNvPicPr>
                  </pic:nvPicPr>
                  <pic:blipFill>
                    <a:blip r:embed="rId23"/>
                    <a:srcRect l="-415" t="-640" r="-415" b="-640"/>
                    <a:stretch>
                      <a:fillRect/>
                    </a:stretch>
                  </pic:blipFill>
                  <pic:spPr bwMode="auto">
                    <a:xfrm>
                      <a:off x="0" y="0"/>
                      <a:ext cx="4241800" cy="2755900"/>
                    </a:xfrm>
                    <a:prstGeom prst="rect">
                      <a:avLst/>
                    </a:prstGeom>
                    <a:ln w="12700">
                      <a:solidFill>
                        <a:srgbClr val="000000"/>
                      </a:solidFill>
                    </a:ln>
                  </pic:spPr>
                </pic:pic>
              </a:graphicData>
            </a:graphic>
          </wp:inline>
        </w:drawing>
      </w:r>
    </w:p>
    <w:p>
      <w:pPr>
        <w:pStyle w:val="Cuerpodetexto"/>
        <w:spacing w:before="100" w:after="100"/>
        <w:ind w:left="0" w:right="0" w:hanging="0"/>
        <w:rPr/>
      </w:pPr>
      <w:ins w:id="187" w:author="Autor desconocido" w:date="2019-02-27T20:56:39Z">
        <w:r>
          <w:rPr/>
          <w:t>Para cerrar el panel de control de XAMPP hay que hacer clic en el botón Quit (al cerrar el panel de control no se detienen los servidores):</w:t>
        </w:r>
      </w:ins>
    </w:p>
    <w:p>
      <w:pPr>
        <w:pStyle w:val="Cuerpodetexto"/>
        <w:spacing w:before="100" w:after="100"/>
        <w:ind w:left="0" w:right="0" w:hanging="0"/>
        <w:jc w:val="center"/>
        <w:rPr/>
      </w:pPr>
      <w:r>
        <w:rPr/>
        <w:drawing>
          <wp:inline distT="0" distB="0" distL="0" distR="0">
            <wp:extent cx="4241800" cy="2755900"/>
            <wp:effectExtent l="0" t="0" r="0" b="0"/>
            <wp:docPr id="22"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36" descr=""/>
                    <pic:cNvPicPr>
                      <a:picLocks noChangeAspect="1" noChangeArrowheads="1"/>
                    </pic:cNvPicPr>
                  </pic:nvPicPr>
                  <pic:blipFill>
                    <a:blip r:embed="rId24"/>
                    <a:srcRect l="-415" t="-640" r="-415" b="-640"/>
                    <a:stretch>
                      <a:fillRect/>
                    </a:stretch>
                  </pic:blipFill>
                  <pic:spPr bwMode="auto">
                    <a:xfrm>
                      <a:off x="0" y="0"/>
                      <a:ext cx="4241800" cy="2755900"/>
                    </a:xfrm>
                    <a:prstGeom prst="rect">
                      <a:avLst/>
                    </a:prstGeom>
                    <a:ln w="12700">
                      <a:solidFill>
                        <a:srgbClr val="000000"/>
                      </a:solidFill>
                    </a:ln>
                  </pic:spPr>
                </pic:pic>
              </a:graphicData>
            </a:graphic>
          </wp:inline>
        </w:drawing>
      </w:r>
    </w:p>
    <w:p>
      <w:pPr>
        <w:pStyle w:val="Cuerpodetexto"/>
        <w:spacing w:before="100" w:after="100"/>
        <w:ind w:left="0" w:right="0" w:hanging="0"/>
        <w:rPr/>
      </w:pPr>
      <w:ins w:id="188" w:author="Autor desconocido" w:date="2019-02-27T20:56:39Z">
        <w:r>
          <w:rPr/>
          <w:t>El botón Cerrar en forma de aspa no cierra realmente el panel de control, sólo lo minimiza:</w:t>
        </w:r>
      </w:ins>
    </w:p>
    <w:p>
      <w:pPr>
        <w:pStyle w:val="Cuerpodetexto"/>
        <w:spacing w:before="100" w:after="100"/>
        <w:ind w:left="0" w:right="0" w:hanging="0"/>
        <w:jc w:val="center"/>
        <w:rPr/>
      </w:pPr>
      <w:r>
        <w:rPr/>
        <w:drawing>
          <wp:inline distT="0" distB="0" distL="0" distR="0">
            <wp:extent cx="4241800" cy="2755900"/>
            <wp:effectExtent l="0" t="0" r="0" b="0"/>
            <wp:docPr id="23"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37" descr=""/>
                    <pic:cNvPicPr>
                      <a:picLocks noChangeAspect="1" noChangeArrowheads="1"/>
                    </pic:cNvPicPr>
                  </pic:nvPicPr>
                  <pic:blipFill>
                    <a:blip r:embed="rId25"/>
                    <a:srcRect l="-415" t="-640" r="-415" b="-640"/>
                    <a:stretch>
                      <a:fillRect/>
                    </a:stretch>
                  </pic:blipFill>
                  <pic:spPr bwMode="auto">
                    <a:xfrm>
                      <a:off x="0" y="0"/>
                      <a:ext cx="4241800" cy="2755900"/>
                    </a:xfrm>
                    <a:prstGeom prst="rect">
                      <a:avLst/>
                    </a:prstGeom>
                    <a:ln w="12700">
                      <a:solidFill>
                        <a:srgbClr val="000000"/>
                      </a:solidFill>
                    </a:ln>
                  </pic:spPr>
                </pic:pic>
              </a:graphicData>
            </a:graphic>
          </wp:inline>
        </w:drawing>
      </w:r>
    </w:p>
    <w:p>
      <w:pPr>
        <w:pStyle w:val="Cuerpodetexto"/>
        <w:spacing w:before="100" w:after="100"/>
        <w:ind w:left="0" w:right="0" w:hanging="0"/>
        <w:rPr/>
      </w:pPr>
      <w:ins w:id="189" w:author="Autor desconocido" w:date="2019-02-27T20:56:39Z">
        <w:r>
          <w:rPr/>
          <w:t>Si se ha minimizado el panel de control de XAMPP, se puede volver a mostrar haciendo doble clic en el icono de XAMPP del área de notificación.</w:t>
        </w:r>
      </w:ins>
    </w:p>
    <w:p>
      <w:pPr>
        <w:pStyle w:val="Cuerpodetexto"/>
        <w:spacing w:before="100" w:after="100"/>
        <w:ind w:left="0" w:right="0" w:hanging="0"/>
        <w:jc w:val="center"/>
        <w:rPr/>
      </w:pPr>
      <w:r>
        <w:rPr/>
        <w:drawing>
          <wp:inline distT="0" distB="0" distL="0" distR="0">
            <wp:extent cx="1905000" cy="1587500"/>
            <wp:effectExtent l="0" t="0" r="0" b="0"/>
            <wp:docPr id="24"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38" descr=""/>
                    <pic:cNvPicPr>
                      <a:picLocks noChangeAspect="1" noChangeArrowheads="1"/>
                    </pic:cNvPicPr>
                  </pic:nvPicPr>
                  <pic:blipFill>
                    <a:blip r:embed="rId26"/>
                    <a:srcRect l="-925" t="-1111" r="-925" b="-1111"/>
                    <a:stretch>
                      <a:fillRect/>
                    </a:stretch>
                  </pic:blipFill>
                  <pic:spPr bwMode="auto">
                    <a:xfrm>
                      <a:off x="0" y="0"/>
                      <a:ext cx="1905000" cy="1587500"/>
                    </a:xfrm>
                    <a:prstGeom prst="rect">
                      <a:avLst/>
                    </a:prstGeom>
                    <a:ln w="12700">
                      <a:solidFill>
                        <a:srgbClr val="000000"/>
                      </a:solidFill>
                    </a:ln>
                  </pic:spPr>
                </pic:pic>
              </a:graphicData>
            </a:graphic>
          </wp:inline>
        </w:drawing>
      </w:r>
      <w:ins w:id="190" w:author="Autor desconocido" w:date="2019-02-27T20:56:39Z">
        <w:r>
          <w:rPr/>
          <w:t> </w:t>
        </w:r>
      </w:ins>
      <w:r>
        <w:rPr/>
        <w:drawing>
          <wp:inline distT="0" distB="0" distL="0" distR="0">
            <wp:extent cx="1905000" cy="1587500"/>
            <wp:effectExtent l="0" t="0" r="0" b="0"/>
            <wp:docPr id="25"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39" descr=""/>
                    <pic:cNvPicPr>
                      <a:picLocks noChangeAspect="1" noChangeArrowheads="1"/>
                    </pic:cNvPicPr>
                  </pic:nvPicPr>
                  <pic:blipFill>
                    <a:blip r:embed="rId27"/>
                    <a:srcRect l="-925" t="-1111" r="-925" b="-1111"/>
                    <a:stretch>
                      <a:fillRect/>
                    </a:stretch>
                  </pic:blipFill>
                  <pic:spPr bwMode="auto">
                    <a:xfrm>
                      <a:off x="0" y="0"/>
                      <a:ext cx="1905000" cy="1587500"/>
                    </a:xfrm>
                    <a:prstGeom prst="rect">
                      <a:avLst/>
                    </a:prstGeom>
                    <a:ln w="12700">
                      <a:solidFill>
                        <a:srgbClr val="000000"/>
                      </a:solidFill>
                    </a:ln>
                  </pic:spPr>
                </pic:pic>
              </a:graphicData>
            </a:graphic>
          </wp:inline>
        </w:drawing>
      </w:r>
    </w:p>
    <w:p>
      <w:pPr>
        <w:pStyle w:val="Cuerpodetexto"/>
        <w:spacing w:before="100" w:after="100"/>
        <w:ind w:left="0" w:right="0" w:hanging="0"/>
        <w:rPr/>
      </w:pPr>
      <w:ins w:id="191" w:author="Autor desconocido" w:date="2019-02-27T20:56:39Z">
        <w:r>
          <w:rPr/>
          <w:t>Haciendo clic derecho en el icono de XAMPP del área de notificación se muestra un menú que permite mostrar u ocultar el panel de control, arrancar o detener servidores o cerrar el panel de control.</w:t>
        </w:r>
      </w:ins>
    </w:p>
    <w:p>
      <w:pPr>
        <w:pStyle w:val="Cuerpodetexto"/>
        <w:spacing w:before="100" w:after="100"/>
        <w:ind w:left="0" w:right="0" w:hanging="0"/>
        <w:jc w:val="center"/>
        <w:rPr/>
      </w:pPr>
      <w:r>
        <w:rPr/>
        <w:drawing>
          <wp:inline distT="0" distB="0" distL="0" distR="0">
            <wp:extent cx="1905000" cy="1587500"/>
            <wp:effectExtent l="0" t="0" r="0" b="0"/>
            <wp:docPr id="26"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0" descr=""/>
                    <pic:cNvPicPr>
                      <a:picLocks noChangeAspect="1" noChangeArrowheads="1"/>
                    </pic:cNvPicPr>
                  </pic:nvPicPr>
                  <pic:blipFill>
                    <a:blip r:embed="rId28"/>
                    <a:srcRect l="-925" t="-1111" r="-925" b="-1111"/>
                    <a:stretch>
                      <a:fillRect/>
                    </a:stretch>
                  </pic:blipFill>
                  <pic:spPr bwMode="auto">
                    <a:xfrm>
                      <a:off x="0" y="0"/>
                      <a:ext cx="1905000" cy="1587500"/>
                    </a:xfrm>
                    <a:prstGeom prst="rect">
                      <a:avLst/>
                    </a:prstGeom>
                    <a:ln w="12700">
                      <a:solidFill>
                        <a:srgbClr val="000000"/>
                      </a:solidFill>
                    </a:ln>
                  </pic:spPr>
                </pic:pic>
              </a:graphicData>
            </a:graphic>
          </wp:inline>
        </w:drawing>
      </w:r>
    </w:p>
    <w:p>
      <w:pPr>
        <w:pStyle w:val="Cuerpodetexto"/>
        <w:spacing w:before="100" w:after="100"/>
        <w:ind w:left="0" w:right="0" w:hanging="0"/>
        <w:rPr/>
      </w:pPr>
      <w:ins w:id="192" w:author="Autor desconocido" w:date="2019-02-27T20:56:39Z">
        <w:r>
          <w:rPr/>
          <w:t>Se pueden abrir varios paneles de control simultáneamente y cualquiera de ellos puede iniciar o detener los servidores, pero no es aconsejable hacerlo ya que puede dar lugar a confusiones (por ejemplo, al detener un servidor desde un panel de control los otros paneles de control interpretan la detención como un fallo inesperado y muestran un mensaje de error).</w:t>
        </w:r>
      </w:ins>
    </w:p>
    <w:p>
      <w:pPr>
        <w:pStyle w:val="Ttulo3"/>
        <w:rPr>
          <w:color w:val="A52A2A"/>
          <w:ins w:id="195" w:author="Autor desconocido" w:date="2019-02-27T20:56:39Z"/>
          <w:sz w:val="17"/>
        </w:rPr>
      </w:pPr>
      <w:ins w:id="194" w:author="Autor desconocido" w:date="2019-02-27T20:56:39Z">
        <w:r>
          <w:rPr>
            <w:color w:val="A52A2A"/>
            <w:sz w:val="17"/>
          </w:rPr>
          <w:t>Iniciar servidores</w:t>
        </w:r>
      </w:ins>
    </w:p>
    <w:p>
      <w:pPr>
        <w:pStyle w:val="Cuerpodetexto"/>
        <w:spacing w:before="100" w:after="100"/>
        <w:ind w:left="0" w:right="0" w:hanging="0"/>
        <w:rPr/>
      </w:pPr>
      <w:ins w:id="196" w:author="Autor desconocido" w:date="2019-02-27T20:56:39Z">
        <w:r>
          <w:rPr/>
          <w:t>Para poner en funcionamiento Apache (u otro servidor), hay que hacer clic en el botón "Start" correspondiente:</w:t>
        </w:r>
      </w:ins>
    </w:p>
    <w:p>
      <w:pPr>
        <w:pStyle w:val="Cuerpodetexto"/>
        <w:spacing w:before="100" w:after="100"/>
        <w:ind w:left="0" w:right="0" w:hanging="0"/>
        <w:jc w:val="center"/>
        <w:rPr/>
      </w:pPr>
      <w:r>
        <w:rPr/>
        <w:drawing>
          <wp:inline distT="0" distB="0" distL="0" distR="0">
            <wp:extent cx="4241800" cy="2755900"/>
            <wp:effectExtent l="0" t="0" r="0" b="0"/>
            <wp:docPr id="27"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41" descr=""/>
                    <pic:cNvPicPr>
                      <a:picLocks noChangeAspect="1" noChangeArrowheads="1"/>
                    </pic:cNvPicPr>
                  </pic:nvPicPr>
                  <pic:blipFill>
                    <a:blip r:embed="rId29"/>
                    <a:srcRect l="-415" t="-640" r="-415" b="-640"/>
                    <a:stretch>
                      <a:fillRect/>
                    </a:stretch>
                  </pic:blipFill>
                  <pic:spPr bwMode="auto">
                    <a:xfrm>
                      <a:off x="0" y="0"/>
                      <a:ext cx="4241800" cy="2755900"/>
                    </a:xfrm>
                    <a:prstGeom prst="rect">
                      <a:avLst/>
                    </a:prstGeom>
                    <a:ln w="12700">
                      <a:solidFill>
                        <a:srgbClr val="000000"/>
                      </a:solidFill>
                    </a:ln>
                  </pic:spPr>
                </pic:pic>
              </a:graphicData>
            </a:graphic>
          </wp:inline>
        </w:drawing>
      </w:r>
    </w:p>
    <w:p>
      <w:pPr>
        <w:pStyle w:val="Cuerpodetexto"/>
        <w:spacing w:before="100" w:after="100"/>
        <w:ind w:left="0" w:right="0" w:hanging="0"/>
        <w:rPr/>
      </w:pPr>
      <w:ins w:id="197" w:author="Autor desconocido" w:date="2019-02-27T20:56:39Z">
        <w:r>
          <w:rPr/>
          <w:t>Si el arranque de Apache tiene éxito, el panel de control mostrará el nombre del módulo con fondo verde, su identificador de proceso, los puertos abiertos (http y https), el botón "Start" se convertirá en un botón "Stop" y en la zona de notificación se verá el resultado de las operaciones realizadas.</w:t>
        </w:r>
      </w:ins>
    </w:p>
    <w:p>
      <w:pPr>
        <w:pStyle w:val="Cuerpodetexto"/>
        <w:spacing w:before="100" w:after="100"/>
        <w:ind w:left="0" w:right="0" w:hanging="0"/>
        <w:jc w:val="center"/>
        <w:rPr/>
      </w:pPr>
      <w:r>
        <w:rPr/>
        <w:drawing>
          <wp:inline distT="0" distB="0" distL="0" distR="0">
            <wp:extent cx="4241800" cy="2755900"/>
            <wp:effectExtent l="0" t="0" r="0" b="0"/>
            <wp:docPr id="28"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42" descr=""/>
                    <pic:cNvPicPr>
                      <a:picLocks noChangeAspect="1" noChangeArrowheads="1"/>
                    </pic:cNvPicPr>
                  </pic:nvPicPr>
                  <pic:blipFill>
                    <a:blip r:embed="rId30"/>
                    <a:srcRect l="-415" t="-640" r="-415" b="-640"/>
                    <a:stretch>
                      <a:fillRect/>
                    </a:stretch>
                  </pic:blipFill>
                  <pic:spPr bwMode="auto">
                    <a:xfrm>
                      <a:off x="0" y="0"/>
                      <a:ext cx="4241800" cy="2755900"/>
                    </a:xfrm>
                    <a:prstGeom prst="rect">
                      <a:avLst/>
                    </a:prstGeom>
                    <a:ln w="12700">
                      <a:solidFill>
                        <a:srgbClr val="000000"/>
                      </a:solidFill>
                    </a:ln>
                  </pic:spPr>
                </pic:pic>
              </a:graphicData>
            </a:graphic>
          </wp:inline>
        </w:drawing>
      </w:r>
    </w:p>
    <w:p>
      <w:pPr>
        <w:pStyle w:val="Ttulo3"/>
        <w:rPr/>
      </w:pPr>
      <w:ins w:id="198" w:author="Autor desconocido" w:date="2019-02-27T20:56:39Z">
        <w:r>
          <w:rPr/>
          <w:t>Detener servidores</w:t>
        </w:r>
      </w:ins>
    </w:p>
    <w:p>
      <w:pPr>
        <w:pStyle w:val="Cuerpodetexto"/>
        <w:spacing w:before="100" w:after="100"/>
        <w:ind w:left="0" w:right="0" w:hanging="0"/>
        <w:rPr/>
      </w:pPr>
      <w:ins w:id="200" w:author="Autor desconocido" w:date="2019-02-27T20:56:39Z">
        <w:r>
          <w:rPr/>
          <w:t>Para detener Apache (u otro servidor), hay que hacer clic en el botón "Stop" correspondiente a Apache.</w:t>
        </w:r>
      </w:ins>
    </w:p>
    <w:p>
      <w:pPr>
        <w:pStyle w:val="Cuerpodetexto"/>
        <w:spacing w:before="100" w:after="100"/>
        <w:ind w:left="0" w:right="0" w:hanging="0"/>
        <w:jc w:val="center"/>
        <w:rPr/>
      </w:pPr>
      <w:r>
        <w:rPr/>
        <w:drawing>
          <wp:inline distT="0" distB="0" distL="0" distR="0">
            <wp:extent cx="4241800" cy="2755900"/>
            <wp:effectExtent l="0" t="0" r="0" b="0"/>
            <wp:docPr id="29"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43" descr=""/>
                    <pic:cNvPicPr>
                      <a:picLocks noChangeAspect="1" noChangeArrowheads="1"/>
                    </pic:cNvPicPr>
                  </pic:nvPicPr>
                  <pic:blipFill>
                    <a:blip r:embed="rId31"/>
                    <a:srcRect l="-415" t="-640" r="-415" b="-640"/>
                    <a:stretch>
                      <a:fillRect/>
                    </a:stretch>
                  </pic:blipFill>
                  <pic:spPr bwMode="auto">
                    <a:xfrm>
                      <a:off x="0" y="0"/>
                      <a:ext cx="4241800" cy="2755900"/>
                    </a:xfrm>
                    <a:prstGeom prst="rect">
                      <a:avLst/>
                    </a:prstGeom>
                    <a:ln w="12700">
                      <a:solidFill>
                        <a:srgbClr val="000000"/>
                      </a:solidFill>
                    </a:ln>
                  </pic:spPr>
                </pic:pic>
              </a:graphicData>
            </a:graphic>
          </wp:inline>
        </w:drawing>
      </w:r>
    </w:p>
    <w:p>
      <w:pPr>
        <w:pStyle w:val="Cuerpodetexto"/>
        <w:spacing w:before="100" w:after="100"/>
        <w:ind w:left="0" w:right="0" w:hanging="0"/>
        <w:rPr/>
      </w:pPr>
      <w:ins w:id="201" w:author="Autor desconocido" w:date="2019-02-27T20:56:39Z">
        <w:r>
          <w:rPr/>
          <w:t>Si la parada de Apache tiene éxito, el panel de control mostrará el nombre del módulo con fondo gris, sin identificador de proceso ni puertos abiertos (http y https), el botón "Stop" se convertirá en un botón "Start" y en la zona de notificación se verá el resultado de las operaciones realizadas.</w:t>
        </w:r>
      </w:ins>
    </w:p>
    <w:p>
      <w:pPr>
        <w:pStyle w:val="Cuerpodetexto"/>
        <w:spacing w:before="100" w:after="100"/>
        <w:ind w:left="0" w:right="0" w:hanging="0"/>
        <w:jc w:val="center"/>
        <w:rPr/>
      </w:pPr>
      <w:r>
        <w:rPr/>
        <w:drawing>
          <wp:inline distT="0" distB="0" distL="0" distR="0">
            <wp:extent cx="4241800" cy="2755900"/>
            <wp:effectExtent l="0" t="0" r="0" b="0"/>
            <wp:docPr id="30"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44" descr=""/>
                    <pic:cNvPicPr>
                      <a:picLocks noChangeAspect="1" noChangeArrowheads="1"/>
                    </pic:cNvPicPr>
                  </pic:nvPicPr>
                  <pic:blipFill>
                    <a:blip r:embed="rId32"/>
                    <a:srcRect l="-415" t="-640" r="-415" b="-640"/>
                    <a:stretch>
                      <a:fillRect/>
                    </a:stretch>
                  </pic:blipFill>
                  <pic:spPr bwMode="auto">
                    <a:xfrm>
                      <a:off x="0" y="0"/>
                      <a:ext cx="4241800" cy="2755900"/>
                    </a:xfrm>
                    <a:prstGeom prst="rect">
                      <a:avLst/>
                    </a:prstGeom>
                    <a:ln w="12700">
                      <a:solidFill>
                        <a:srgbClr val="000000"/>
                      </a:solidFill>
                    </a:ln>
                  </pic:spPr>
                </pic:pic>
              </a:graphicData>
            </a:graphic>
          </wp:inline>
        </w:drawing>
      </w:r>
    </w:p>
    <w:p>
      <w:pPr>
        <w:pStyle w:val="Cuerpodetexto"/>
        <w:spacing w:before="100" w:after="100"/>
        <w:ind w:left="0" w:right="0" w:hanging="0"/>
        <w:rPr/>
      </w:pPr>
      <w:ins w:id="202" w:author="Autor desconocido" w:date="2019-02-27T20:56:39Z">
        <w:r>
          <w:rPr/>
          <w:t>Para reiniciar de nuevo Apache habría que volver a hace clic en el botón "Start" correspondiente a Apache.</w:t>
        </w:r>
      </w:ins>
    </w:p>
    <w:p>
      <w:pPr>
        <w:pStyle w:val="Cuerpodetexto"/>
        <w:spacing w:before="100" w:after="100"/>
        <w:ind w:left="0" w:right="0" w:hanging="0"/>
        <w:rPr>
          <w:rStyle w:val="Muydestacado"/>
          <w:color w:val="A52A2A"/>
          <w:ins w:id="205" w:author="Autor desconocido" w:date="2019-02-27T20:56:39Z"/>
        </w:rPr>
      </w:pPr>
      <w:ins w:id="204" w:author="Autor desconocido" w:date="2019-02-27T20:56:39Z">
        <w:r>
          <w:rPr>
            <w:color w:val="A52A2A"/>
          </w:rPr>
        </w:r>
      </w:ins>
    </w:p>
    <w:p>
      <w:pPr>
        <w:pStyle w:val="Ttulo3"/>
        <w:rPr/>
      </w:pPr>
      <w:ins w:id="206" w:author="Autor desconocido" w:date="2019-02-27T20:56:39Z">
        <w:r>
          <w:rPr/>
          <w:t>Editar archivos de configuración de Apache o PHP</w:t>
        </w:r>
      </w:ins>
    </w:p>
    <w:p>
      <w:pPr>
        <w:pStyle w:val="Cuerpodetexto"/>
        <w:spacing w:before="100" w:after="100"/>
        <w:ind w:left="0" w:right="0" w:hanging="0"/>
        <w:rPr/>
      </w:pPr>
      <w:ins w:id="208" w:author="Autor desconocido" w:date="2019-02-27T20:56:39Z">
        <w:r>
          <w:rPr/>
          <w:t>Los dos archivos principales de configuración son los archivos httpd.conf (Apache) y php.ini (PHP). Para editarlos se puede utilizar el panel de control de XAMPP, que los abre directamente en el bloc de notas. Para ello hay que hacer clic en el botón "Config" correspondiente a Apache y hacer clic en el archivo que se quiere editar.</w:t>
        </w:r>
      </w:ins>
    </w:p>
    <w:p>
      <w:pPr>
        <w:pStyle w:val="Cuerpodetexto"/>
        <w:spacing w:before="100" w:after="100"/>
        <w:ind w:left="0" w:right="0" w:hanging="0"/>
        <w:jc w:val="center"/>
        <w:rPr/>
      </w:pPr>
      <w:r>
        <w:rPr/>
        <w:drawing>
          <wp:inline distT="0" distB="0" distL="0" distR="0">
            <wp:extent cx="4635500" cy="2755900"/>
            <wp:effectExtent l="0" t="0" r="0" b="0"/>
            <wp:docPr id="31"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45" descr=""/>
                    <pic:cNvPicPr>
                      <a:picLocks noChangeAspect="1" noChangeArrowheads="1"/>
                    </pic:cNvPicPr>
                  </pic:nvPicPr>
                  <pic:blipFill>
                    <a:blip r:embed="rId33"/>
                    <a:srcRect l="-380" t="-640" r="-380" b="-640"/>
                    <a:stretch>
                      <a:fillRect/>
                    </a:stretch>
                  </pic:blipFill>
                  <pic:spPr bwMode="auto">
                    <a:xfrm>
                      <a:off x="0" y="0"/>
                      <a:ext cx="4635500" cy="2755900"/>
                    </a:xfrm>
                    <a:prstGeom prst="rect">
                      <a:avLst/>
                    </a:prstGeom>
                    <a:ln w="12700">
                      <a:solidFill>
                        <a:srgbClr val="000000"/>
                      </a:solidFill>
                    </a:ln>
                  </pic:spPr>
                </pic:pic>
              </a:graphicData>
            </a:graphic>
          </wp:inline>
        </w:drawing>
      </w:r>
    </w:p>
    <w:p>
      <w:pPr>
        <w:pStyle w:val="Cuerpodetexto"/>
        <w:spacing w:before="100" w:after="100"/>
        <w:ind w:left="0" w:right="0" w:hanging="0"/>
        <w:jc w:val="center"/>
        <w:rPr/>
      </w:pPr>
      <w:r>
        <w:rPr/>
        <w:drawing>
          <wp:inline distT="0" distB="0" distL="0" distR="0">
            <wp:extent cx="4635500" cy="2755900"/>
            <wp:effectExtent l="0" t="0" r="0" b="0"/>
            <wp:docPr id="32"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6" descr=""/>
                    <pic:cNvPicPr>
                      <a:picLocks noChangeAspect="1" noChangeArrowheads="1"/>
                    </pic:cNvPicPr>
                  </pic:nvPicPr>
                  <pic:blipFill>
                    <a:blip r:embed="rId34"/>
                    <a:srcRect l="-380" t="-640" r="-380" b="-640"/>
                    <a:stretch>
                      <a:fillRect/>
                    </a:stretch>
                  </pic:blipFill>
                  <pic:spPr bwMode="auto">
                    <a:xfrm>
                      <a:off x="0" y="0"/>
                      <a:ext cx="4635500" cy="2755900"/>
                    </a:xfrm>
                    <a:prstGeom prst="rect">
                      <a:avLst/>
                    </a:prstGeom>
                    <a:ln w="12700">
                      <a:solidFill>
                        <a:srgbClr val="000000"/>
                      </a:solidFill>
                    </a:ln>
                  </pic:spPr>
                </pic:pic>
              </a:graphicData>
            </a:graphic>
          </wp:inline>
        </w:drawing>
      </w:r>
    </w:p>
    <w:p>
      <w:pPr>
        <w:pStyle w:val="Ttulo3"/>
        <w:rPr/>
      </w:pPr>
      <w:ins w:id="209" w:author="Autor desconocido" w:date="2019-02-27T20:56:39Z">
        <w:r>
          <w:rPr/>
          <w:t>El cortafuegos de Windows</w:t>
        </w:r>
      </w:ins>
    </w:p>
    <w:p>
      <w:pPr>
        <w:pStyle w:val="Cuerpodetexto"/>
        <w:spacing w:before="100" w:after="100"/>
        <w:ind w:left="0" w:right="0" w:hanging="0"/>
        <w:rPr/>
      </w:pPr>
      <w:ins w:id="211" w:author="Autor desconocido" w:date="2019-02-27T20:56:39Z">
        <w:r>
          <w:rPr/>
          <w:t>Cuando se pone en marcha por primera vez cualquiera de los servidores que instala XAMPP, el cortafuegos de Windows pide al usuario confirmación de la autorización.</w:t>
        </w:r>
      </w:ins>
    </w:p>
    <w:p>
      <w:pPr>
        <w:pStyle w:val="Cuerpodetexto"/>
        <w:spacing w:before="100" w:after="100"/>
        <w:ind w:left="0" w:right="0" w:hanging="0"/>
        <w:rPr/>
      </w:pPr>
      <w:ins w:id="213" w:author="Autor desconocido" w:date="2019-02-27T20:56:39Z">
        <w:r>
          <w:rPr/>
          <w:t>Por ejemplo, la primera vez que se pone en marcha Apache mediante el botón Start correspondiente ...</w:t>
        </w:r>
      </w:ins>
    </w:p>
    <w:p>
      <w:pPr>
        <w:pStyle w:val="Cuerpodetexto"/>
        <w:spacing w:before="100" w:after="100"/>
        <w:ind w:left="0" w:right="0" w:hanging="0"/>
        <w:jc w:val="center"/>
        <w:rPr/>
      </w:pPr>
      <w:r>
        <w:rPr/>
        <w:drawing>
          <wp:inline distT="0" distB="0" distL="0" distR="0">
            <wp:extent cx="4241800" cy="2755900"/>
            <wp:effectExtent l="0" t="0" r="0" b="0"/>
            <wp:docPr id="33"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47" descr=""/>
                    <pic:cNvPicPr>
                      <a:picLocks noChangeAspect="1" noChangeArrowheads="1"/>
                    </pic:cNvPicPr>
                  </pic:nvPicPr>
                  <pic:blipFill>
                    <a:blip r:embed="rId35"/>
                    <a:srcRect l="-415" t="-640" r="-415" b="-640"/>
                    <a:stretch>
                      <a:fillRect/>
                    </a:stretch>
                  </pic:blipFill>
                  <pic:spPr bwMode="auto">
                    <a:xfrm>
                      <a:off x="0" y="0"/>
                      <a:ext cx="4241800" cy="2755900"/>
                    </a:xfrm>
                    <a:prstGeom prst="rect">
                      <a:avLst/>
                    </a:prstGeom>
                    <a:ln w="12700">
                      <a:solidFill>
                        <a:srgbClr val="000000"/>
                      </a:solidFill>
                    </a:ln>
                  </pic:spPr>
                </pic:pic>
              </a:graphicData>
            </a:graphic>
          </wp:inline>
        </w:drawing>
      </w:r>
    </w:p>
    <w:p>
      <w:pPr>
        <w:pStyle w:val="Cuerpodetexto"/>
        <w:spacing w:before="100" w:after="100"/>
        <w:ind w:left="0" w:right="0" w:hanging="0"/>
        <w:rPr/>
      </w:pPr>
      <w:ins w:id="214" w:author="Autor desconocido" w:date="2019-02-27T20:56:39Z">
        <w:r>
          <w:rPr/>
          <w:t>... como Apache abre puertos en el ordenador (por primera vez), el cortafuegos de Windows pide al usuario confirmación. Para poder utilizarlo hace falta al menos autorizar el acceso en redes privadas:</w:t>
        </w:r>
      </w:ins>
    </w:p>
    <w:p>
      <w:pPr>
        <w:pStyle w:val="Cuerpodetexto"/>
        <w:spacing w:before="100" w:after="100"/>
        <w:ind w:left="0" w:right="0" w:hanging="0"/>
        <w:jc w:val="center"/>
        <w:rPr/>
      </w:pPr>
      <w:r>
        <w:rPr/>
        <w:drawing>
          <wp:inline distT="0" distB="0" distL="0" distR="0">
            <wp:extent cx="3346450" cy="2419350"/>
            <wp:effectExtent l="0" t="0" r="0" b="0"/>
            <wp:docPr id="34"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48" descr=""/>
                    <pic:cNvPicPr>
                      <a:picLocks noChangeAspect="1" noChangeArrowheads="1"/>
                    </pic:cNvPicPr>
                  </pic:nvPicPr>
                  <pic:blipFill>
                    <a:blip r:embed="rId36"/>
                    <a:srcRect l="-527" t="-729" r="-527" b="-729"/>
                    <a:stretch>
                      <a:fillRect/>
                    </a:stretch>
                  </pic:blipFill>
                  <pic:spPr bwMode="auto">
                    <a:xfrm>
                      <a:off x="0" y="0"/>
                      <a:ext cx="3346450" cy="2419350"/>
                    </a:xfrm>
                    <a:prstGeom prst="rect">
                      <a:avLst/>
                    </a:prstGeom>
                    <a:ln w="12700">
                      <a:solidFill>
                        <a:srgbClr val="000000"/>
                      </a:solidFill>
                    </a:ln>
                  </pic:spPr>
                </pic:pic>
              </a:graphicData>
            </a:graphic>
          </wp:inline>
        </w:drawing>
      </w:r>
    </w:p>
    <w:p>
      <w:pPr>
        <w:pStyle w:val="Lneahorizontal"/>
        <w:rPr/>
      </w:pPr>
      <w:r>
        <w:rPr/>
      </w:r>
    </w:p>
    <w:p>
      <w:pPr>
        <w:pStyle w:val="Cuerpodetexto"/>
        <w:spacing w:before="100" w:after="100"/>
        <w:ind w:left="0" w:right="0" w:hanging="0"/>
        <w:rPr/>
      </w:pPr>
      <w:ins w:id="215" w:author="Autor desconocido" w:date="2019-02-27T20:56:39Z">
        <w:r>
          <w:rPr/>
          <w:t>Si el arranque de Apache tiene éxito, el panel de control mostrará el nombre del módulo con fondo verde, su identificador de proceso, los puertos abiertos (http y https), el botón "Start" se convertirá en el botón "Stop" y en la zona de notificación se verá el resultado de las operaciones realizadas.</w:t>
        </w:r>
      </w:ins>
    </w:p>
    <w:p>
      <w:pPr>
        <w:pStyle w:val="Cuerpodetexto"/>
        <w:spacing w:before="100" w:after="100"/>
        <w:ind w:left="0" w:right="0" w:hanging="0"/>
        <w:jc w:val="center"/>
        <w:rPr/>
      </w:pPr>
      <w:r>
        <w:rPr/>
        <w:drawing>
          <wp:inline distT="0" distB="0" distL="0" distR="0">
            <wp:extent cx="4241800" cy="2755900"/>
            <wp:effectExtent l="0" t="0" r="0" b="0"/>
            <wp:docPr id="35"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49" descr=""/>
                    <pic:cNvPicPr>
                      <a:picLocks noChangeAspect="1" noChangeArrowheads="1"/>
                    </pic:cNvPicPr>
                  </pic:nvPicPr>
                  <pic:blipFill>
                    <a:blip r:embed="rId37"/>
                    <a:srcRect l="-415" t="-640" r="-415" b="-640"/>
                    <a:stretch>
                      <a:fillRect/>
                    </a:stretch>
                  </pic:blipFill>
                  <pic:spPr bwMode="auto">
                    <a:xfrm>
                      <a:off x="0" y="0"/>
                      <a:ext cx="4241800" cy="2755900"/>
                    </a:xfrm>
                    <a:prstGeom prst="rect">
                      <a:avLst/>
                    </a:prstGeom>
                    <a:ln w="12700">
                      <a:solidFill>
                        <a:srgbClr val="000000"/>
                      </a:solidFill>
                    </a:ln>
                  </pic:spPr>
                </pic:pic>
              </a:graphicData>
            </a:graphic>
          </wp:inline>
        </w:drawing>
      </w:r>
    </w:p>
    <w:p>
      <w:pPr>
        <w:pStyle w:val="Lneahorizontal"/>
        <w:rPr/>
      </w:pPr>
      <w:r>
        <w:rPr/>
      </w:r>
    </w:p>
    <w:p>
      <w:pPr>
        <w:pStyle w:val="Cuerpodetexto"/>
        <w:spacing w:before="100" w:after="100"/>
        <w:ind w:left="0" w:right="0" w:hanging="0"/>
        <w:rPr/>
      </w:pPr>
      <w:ins w:id="216" w:author="Autor desconocido" w:date="2019-02-27T20:56:39Z">
        <w:r>
          <w:rPr/>
          <w:t>Si se abre el programa "Firewall de Windows con seguridad avanzada", en el apartado de Reglas de entrada se puede ver las nuevas reglas añadidas.</w:t>
        </w:r>
      </w:ins>
    </w:p>
    <w:p>
      <w:pPr>
        <w:pStyle w:val="Cuerpodetexto"/>
        <w:spacing w:before="100" w:after="100"/>
        <w:ind w:left="0" w:right="0" w:hanging="0"/>
        <w:jc w:val="center"/>
        <w:rPr/>
      </w:pPr>
      <w:r>
        <w:rPr/>
        <w:drawing>
          <wp:inline distT="0" distB="0" distL="0" distR="0">
            <wp:extent cx="5397500" cy="1619250"/>
            <wp:effectExtent l="0" t="0" r="0" b="0"/>
            <wp:docPr id="36"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50" descr=""/>
                    <pic:cNvPicPr>
                      <a:picLocks noChangeAspect="1" noChangeArrowheads="1"/>
                    </pic:cNvPicPr>
                  </pic:nvPicPr>
                  <pic:blipFill>
                    <a:blip r:embed="rId38"/>
                    <a:srcRect l="-326" t="-1089" r="-326" b="-1089"/>
                    <a:stretch>
                      <a:fillRect/>
                    </a:stretch>
                  </pic:blipFill>
                  <pic:spPr bwMode="auto">
                    <a:xfrm>
                      <a:off x="0" y="0"/>
                      <a:ext cx="5397500" cy="1619250"/>
                    </a:xfrm>
                    <a:prstGeom prst="rect">
                      <a:avLst/>
                    </a:prstGeom>
                    <a:ln w="12700">
                      <a:solidFill>
                        <a:srgbClr val="000000"/>
                      </a:solidFill>
                    </a:ln>
                  </pic:spPr>
                </pic:pic>
              </a:graphicData>
            </a:graphic>
          </wp:inline>
        </w:drawing>
      </w:r>
    </w:p>
    <w:p>
      <w:pPr>
        <w:pStyle w:val="ListParagraph"/>
        <w:rPr>
          <w:rFonts w:ascii="Arial" w:hAnsi="Arial" w:cs="Arial"/>
          <w:sz w:val="20"/>
          <w:szCs w:val="20"/>
        </w:rPr>
      </w:pPr>
      <w:r>
        <w:rPr>
          <w:rFonts w:cs="Arial" w:ascii="Arial" w:hAnsi="Arial"/>
          <w:sz w:val="20"/>
          <w:szCs w:val="20"/>
        </w:rPr>
      </w:r>
    </w:p>
    <w:p>
      <w:pPr>
        <w:pStyle w:val="Ttulo2"/>
        <w:numPr>
          <w:ilvl w:val="0"/>
          <w:numId w:val="6"/>
        </w:numPr>
        <w:rPr>
          <w:del w:id="220" w:author="Autor desconocido" w:date="2019-02-27T21:01:40Z"/>
        </w:rPr>
      </w:pPr>
      <w:del w:id="217" w:author="Autor desconocido" w:date="2019-02-27T21:01:40Z">
        <w:r>
          <w:rPr>
            <w:rFonts w:cs="Calibri"/>
            <w:b/>
            <w:szCs w:val="16"/>
          </w:rPr>
          <w:delText xml:space="preserve">CONFIGURACION DEL </w:delText>
        </w:r>
      </w:del>
      <w:del w:id="218" w:author="Autor desconocido" w:date="2019-02-27T20:54:22Z">
        <w:r>
          <w:rPr>
            <w:rFonts w:cs="Calibri"/>
            <w:b/>
            <w:szCs w:val="16"/>
          </w:rPr>
          <w:delText xml:space="preserve">WAMP </w:delText>
        </w:r>
      </w:del>
      <w:del w:id="219" w:author="Autor desconocido" w:date="2019-02-27T21:01:40Z">
        <w:r>
          <w:rPr>
            <w:rFonts w:cs="Calibri"/>
            <w:b/>
            <w:szCs w:val="16"/>
          </w:rPr>
          <w:delText xml:space="preserve">SERVER. </w:delText>
        </w:r>
      </w:del>
    </w:p>
    <w:p>
      <w:pPr>
        <w:pStyle w:val="Ttulo2"/>
        <w:numPr>
          <w:ilvl w:val="1"/>
          <w:numId w:val="6"/>
        </w:numPr>
        <w:ind w:left="1416" w:hanging="0"/>
        <w:rPr>
          <w:rFonts w:ascii="Calibri" w:hAnsi="Calibri" w:cs="Calibri"/>
          <w:b/>
          <w:b/>
          <w:szCs w:val="16"/>
          <w:lang w:val="es-CO"/>
          <w:del w:id="222" w:author="Autor desconocido" w:date="2019-02-27T21:01:40Z"/>
        </w:rPr>
      </w:pPr>
      <w:del w:id="221" w:author="Autor desconocido" w:date="2019-02-27T21:01:40Z">
        <w:r>
          <w:rPr>
            <w:rFonts w:cs="Calibri"/>
            <w:b/>
            <w:szCs w:val="16"/>
            <w:lang w:val="es-CO"/>
          </w:rPr>
        </w:r>
      </w:del>
    </w:p>
    <w:p>
      <w:pPr>
        <w:pStyle w:val="Ttulo2"/>
        <w:numPr>
          <w:ilvl w:val="0"/>
          <w:numId w:val="6"/>
        </w:numPr>
        <w:rPr>
          <w:del w:id="226" w:author="Autor desconocido" w:date="2019-02-27T21:01:40Z"/>
        </w:rPr>
      </w:pPr>
      <w:del w:id="223" w:author="Autor desconocido" w:date="2019-02-27T21:01:40Z">
        <w:r>
          <w:rPr>
            <w:rFonts w:cs="Calibri"/>
            <w:b/>
            <w:szCs w:val="16"/>
            <w:lang w:val="es-CO"/>
          </w:rPr>
          <w:delText xml:space="preserve">Lo primero que se debe configurar es el archivo “httpd.conf” del </w:delText>
        </w:r>
      </w:del>
      <w:del w:id="224" w:author="Autor desconocido" w:date="2019-02-27T21:00:19Z">
        <w:r>
          <w:rPr>
            <w:rFonts w:cs="Calibri"/>
            <w:b/>
            <w:szCs w:val="16"/>
            <w:lang w:val="es-CO"/>
          </w:rPr>
          <w:delText>wamp</w:delText>
        </w:r>
      </w:del>
      <w:del w:id="225" w:author="Autor desconocido" w:date="2019-02-27T21:01:40Z">
        <w:r>
          <w:rPr>
            <w:rFonts w:cs="Calibri"/>
            <w:b/>
            <w:szCs w:val="16"/>
            <w:lang w:val="es-CO"/>
          </w:rPr>
          <w:delText xml:space="preserve"> server que se encuentra al seleccionar el servidor Apache.</w:delText>
        </w:r>
      </w:del>
    </w:p>
    <w:p>
      <w:pPr>
        <w:pStyle w:val="ListParagraph"/>
        <w:numPr>
          <w:ilvl w:val="0"/>
          <w:numId w:val="4"/>
        </w:numPr>
        <w:ind w:left="2088" w:hanging="0"/>
        <w:jc w:val="both"/>
        <w:rPr>
          <w:rFonts w:ascii="Calibri" w:hAnsi="Calibri" w:cs="Calibri"/>
          <w:szCs w:val="16"/>
          <w:lang w:val="es-CO"/>
          <w:del w:id="228" w:author="Autor desconocido" w:date="2019-02-27T21:01:40Z"/>
        </w:rPr>
      </w:pPr>
      <w:del w:id="227" w:author="Autor desconocido" w:date="2019-02-27T21:01:40Z">
        <w:r>
          <w:rPr>
            <w:rFonts w:cs="Calibri" w:ascii="Calibri" w:hAnsi="Calibri"/>
            <w:szCs w:val="16"/>
            <w:lang w:val="es-CO"/>
          </w:rPr>
        </w:r>
      </w:del>
    </w:p>
    <w:p>
      <w:pPr>
        <w:pStyle w:val="Ttulo2"/>
        <w:numPr>
          <w:ilvl w:val="0"/>
          <w:numId w:val="6"/>
        </w:numPr>
        <w:rPr>
          <w:del w:id="230" w:author="Autor desconocido" w:date="2019-02-27T21:01:40Z"/>
        </w:rPr>
      </w:pPr>
      <w:del w:id="229" w:author="Autor desconocido" w:date="2019-02-27T21:01:40Z">
        <w:r>
          <w:rPr>
            <w:rFonts w:cs="Arial" w:ascii="Arial" w:hAnsi="Arial"/>
            <w:sz w:val="20"/>
            <w:szCs w:val="20"/>
          </w:rPr>
          <w:delText xml:space="preserve">                        </w:delText>
        </w:r>
      </w:del>
      <w:r>
        <w:rPr/>
        <w:drawing>
          <wp:inline distT="0" distB="0" distL="0" distR="0">
            <wp:extent cx="4238625" cy="1838325"/>
            <wp:effectExtent l="0" t="0" r="0" b="0"/>
            <wp:docPr id="37"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4" descr=""/>
                    <pic:cNvPicPr>
                      <a:picLocks noChangeAspect="1" noChangeArrowheads="1"/>
                    </pic:cNvPicPr>
                  </pic:nvPicPr>
                  <pic:blipFill>
                    <a:blip r:embed="rId39"/>
                    <a:stretch>
                      <a:fillRect/>
                    </a:stretch>
                  </pic:blipFill>
                  <pic:spPr bwMode="auto">
                    <a:xfrm>
                      <a:off x="0" y="0"/>
                      <a:ext cx="4238625" cy="1838325"/>
                    </a:xfrm>
                    <a:prstGeom prst="rect">
                      <a:avLst/>
                    </a:prstGeom>
                  </pic:spPr>
                </pic:pic>
              </a:graphicData>
            </a:graphic>
          </wp:inline>
        </w:drawing>
      </w:r>
    </w:p>
    <w:p>
      <w:pPr>
        <w:pStyle w:val="ListParagraph"/>
        <w:numPr>
          <w:ilvl w:val="0"/>
          <w:numId w:val="6"/>
        </w:numPr>
        <w:jc w:val="both"/>
        <w:rPr>
          <w:rFonts w:ascii="Calibri" w:hAnsi="Calibri" w:cs="Calibri"/>
          <w:szCs w:val="16"/>
          <w:lang w:val="es-CO"/>
          <w:del w:id="232" w:author="Autor desconocido" w:date="2019-02-27T21:01:40Z"/>
        </w:rPr>
      </w:pPr>
      <w:del w:id="231" w:author="Autor desconocido" w:date="2019-02-27T21:01:40Z">
        <w:r>
          <w:rPr>
            <w:rFonts w:cs="Calibri" w:ascii="Calibri" w:hAnsi="Calibri"/>
            <w:szCs w:val="16"/>
            <w:lang w:val="es-CO"/>
          </w:rPr>
        </w:r>
      </w:del>
    </w:p>
    <w:p>
      <w:pPr>
        <w:pStyle w:val="ListParagraph"/>
        <w:numPr>
          <w:ilvl w:val="0"/>
          <w:numId w:val="6"/>
        </w:numPr>
        <w:jc w:val="both"/>
        <w:rPr>
          <w:del w:id="234" w:author="Autor desconocido" w:date="2019-02-27T21:01:40Z"/>
        </w:rPr>
      </w:pPr>
      <w:del w:id="233" w:author="Autor desconocido" w:date="2019-02-27T21:01:40Z">
        <w:r>
          <w:rPr>
            <w:rFonts w:cs="Calibri" w:ascii="Calibri" w:hAnsi="Calibri"/>
            <w:szCs w:val="16"/>
            <w:lang w:val="es-CO"/>
          </w:rPr>
          <w:delText>Al abrir el archivo se cambia el puerto 80 por el puerto 8082 como se ve en la figura y se guarda con la modificación.</w:delText>
        </w:r>
      </w:del>
    </w:p>
    <w:p>
      <w:pPr>
        <w:pStyle w:val="ListParagraph"/>
        <w:numPr>
          <w:ilvl w:val="0"/>
          <w:numId w:val="6"/>
        </w:numPr>
        <w:ind w:left="2088" w:hanging="0"/>
        <w:jc w:val="both"/>
        <w:rPr>
          <w:rFonts w:ascii="Calibri" w:hAnsi="Calibri" w:cs="Calibri"/>
          <w:szCs w:val="16"/>
          <w:lang w:val="es-CO"/>
          <w:del w:id="236" w:author="Autor desconocido" w:date="2019-02-27T21:01:40Z"/>
        </w:rPr>
      </w:pPr>
      <w:del w:id="235" w:author="Autor desconocido" w:date="2019-02-27T21:01:40Z">
        <w:r>
          <w:rPr>
            <w:rFonts w:cs="Calibri" w:ascii="Calibri" w:hAnsi="Calibri"/>
            <w:szCs w:val="16"/>
            <w:lang w:val="es-CO"/>
          </w:rPr>
        </w:r>
      </w:del>
    </w:p>
    <w:p>
      <w:pPr>
        <w:pStyle w:val="Ttulo2"/>
        <w:numPr>
          <w:ilvl w:val="0"/>
          <w:numId w:val="6"/>
        </w:numPr>
        <w:rPr>
          <w:del w:id="237" w:author="Autor desconocido" w:date="2019-02-27T21:01:40Z"/>
        </w:rPr>
      </w:pPr>
      <w:r>
        <w:rPr/>
        <w:drawing>
          <wp:inline distT="0" distB="0" distL="0" distR="0">
            <wp:extent cx="4248150" cy="1838325"/>
            <wp:effectExtent l="0" t="0" r="0" b="0"/>
            <wp:docPr id="38"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3" descr=""/>
                    <pic:cNvPicPr>
                      <a:picLocks noChangeAspect="1" noChangeArrowheads="1"/>
                    </pic:cNvPicPr>
                  </pic:nvPicPr>
                  <pic:blipFill>
                    <a:blip r:embed="rId40"/>
                    <a:stretch>
                      <a:fillRect/>
                    </a:stretch>
                  </pic:blipFill>
                  <pic:spPr bwMode="auto">
                    <a:xfrm>
                      <a:off x="0" y="0"/>
                      <a:ext cx="4248150" cy="1838325"/>
                    </a:xfrm>
                    <a:prstGeom prst="rect">
                      <a:avLst/>
                    </a:prstGeom>
                  </pic:spPr>
                </pic:pic>
              </a:graphicData>
            </a:graphic>
          </wp:inline>
        </w:drawing>
      </w:r>
    </w:p>
    <w:p>
      <w:pPr>
        <w:pStyle w:val="ListParagraph"/>
        <w:numPr>
          <w:ilvl w:val="0"/>
          <w:numId w:val="6"/>
        </w:numPr>
        <w:jc w:val="both"/>
        <w:rPr>
          <w:rFonts w:ascii="Calibri" w:hAnsi="Calibri" w:cs="Calibri"/>
          <w:szCs w:val="16"/>
          <w:lang w:val="es-CO"/>
          <w:del w:id="239" w:author="Autor desconocido" w:date="2019-02-27T21:01:40Z"/>
        </w:rPr>
      </w:pPr>
      <w:del w:id="238" w:author="Autor desconocido" w:date="2019-02-27T21:01:40Z">
        <w:r>
          <w:rPr>
            <w:rFonts w:cs="Calibri" w:ascii="Calibri" w:hAnsi="Calibri"/>
            <w:szCs w:val="16"/>
            <w:lang w:val="es-CO"/>
          </w:rPr>
        </w:r>
      </w:del>
    </w:p>
    <w:p>
      <w:pPr>
        <w:pStyle w:val="ListParagraph"/>
        <w:numPr>
          <w:ilvl w:val="0"/>
          <w:numId w:val="6"/>
        </w:numPr>
        <w:jc w:val="both"/>
        <w:rPr>
          <w:del w:id="241" w:author="Autor desconocido" w:date="2019-02-27T21:01:40Z"/>
        </w:rPr>
      </w:pPr>
      <w:del w:id="240" w:author="Autor desconocido" w:date="2019-02-27T21:01:40Z">
        <w:r>
          <w:rPr>
            <w:rFonts w:cs="Calibri" w:ascii="Calibri" w:hAnsi="Calibri"/>
            <w:szCs w:val="16"/>
            <w:lang w:val="es-CO"/>
          </w:rPr>
          <w:delText>El siguiente paso es editar el archivo “php.ini ” en el menú del wamp server y configurarlo.</w:delText>
        </w:r>
      </w:del>
    </w:p>
    <w:p>
      <w:pPr>
        <w:pStyle w:val="ListParagraph"/>
        <w:numPr>
          <w:ilvl w:val="0"/>
          <w:numId w:val="6"/>
        </w:numPr>
        <w:ind w:left="2088" w:hanging="0"/>
        <w:jc w:val="both"/>
        <w:rPr>
          <w:rFonts w:ascii="Calibri" w:hAnsi="Calibri" w:cs="Calibri"/>
          <w:szCs w:val="16"/>
          <w:lang w:val="es-CO"/>
          <w:del w:id="243" w:author="Autor desconocido" w:date="2019-02-27T21:01:40Z"/>
        </w:rPr>
      </w:pPr>
      <w:del w:id="242" w:author="Autor desconocido" w:date="2019-02-27T21:01:40Z">
        <w:r>
          <w:rPr>
            <w:rFonts w:cs="Calibri" w:ascii="Calibri" w:hAnsi="Calibri"/>
            <w:szCs w:val="16"/>
            <w:lang w:val="es-CO"/>
          </w:rPr>
        </w:r>
      </w:del>
    </w:p>
    <w:p>
      <w:pPr>
        <w:pStyle w:val="Ttulo2"/>
        <w:numPr>
          <w:ilvl w:val="0"/>
          <w:numId w:val="6"/>
        </w:numPr>
        <w:rPr>
          <w:del w:id="244" w:author="Autor desconocido" w:date="2019-02-27T21:01:40Z"/>
        </w:rPr>
      </w:pPr>
      <w:r>
        <w:rPr/>
        <w:drawing>
          <wp:inline distT="0" distB="0" distL="0" distR="0">
            <wp:extent cx="4057650" cy="1724025"/>
            <wp:effectExtent l="0" t="0" r="0" b="0"/>
            <wp:docPr id="39"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2" descr=""/>
                    <pic:cNvPicPr>
                      <a:picLocks noChangeAspect="1" noChangeArrowheads="1"/>
                    </pic:cNvPicPr>
                  </pic:nvPicPr>
                  <pic:blipFill>
                    <a:blip r:embed="rId41"/>
                    <a:stretch>
                      <a:fillRect/>
                    </a:stretch>
                  </pic:blipFill>
                  <pic:spPr bwMode="auto">
                    <a:xfrm>
                      <a:off x="0" y="0"/>
                      <a:ext cx="4057650" cy="1724025"/>
                    </a:xfrm>
                    <a:prstGeom prst="rect">
                      <a:avLst/>
                    </a:prstGeom>
                  </pic:spPr>
                </pic:pic>
              </a:graphicData>
            </a:graphic>
          </wp:inline>
        </w:drawing>
      </w:r>
    </w:p>
    <w:p>
      <w:pPr>
        <w:pStyle w:val="ListParagraph"/>
        <w:numPr>
          <w:ilvl w:val="0"/>
          <w:numId w:val="6"/>
        </w:numPr>
        <w:jc w:val="both"/>
        <w:rPr>
          <w:rFonts w:ascii="Arial" w:hAnsi="Arial" w:cs="Arial"/>
          <w:sz w:val="20"/>
          <w:szCs w:val="20"/>
          <w:del w:id="246" w:author="Autor desconocido" w:date="2019-02-27T21:01:40Z"/>
        </w:rPr>
      </w:pPr>
      <w:del w:id="245" w:author="Autor desconocido" w:date="2019-02-27T21:01:40Z">
        <w:r>
          <w:rPr>
            <w:rFonts w:cs="Arial" w:ascii="Arial" w:hAnsi="Arial"/>
            <w:sz w:val="20"/>
            <w:szCs w:val="20"/>
          </w:rPr>
        </w:r>
      </w:del>
    </w:p>
    <w:p>
      <w:pPr>
        <w:pStyle w:val="ListParagraph"/>
        <w:numPr>
          <w:ilvl w:val="0"/>
          <w:numId w:val="6"/>
        </w:numPr>
        <w:jc w:val="both"/>
        <w:rPr>
          <w:del w:id="248" w:author="Autor desconocido" w:date="2019-02-27T21:01:40Z"/>
        </w:rPr>
      </w:pPr>
      <w:del w:id="247" w:author="Autor desconocido" w:date="2019-02-27T21:01:40Z">
        <w:r>
          <w:rPr>
            <w:rFonts w:cs="Calibri" w:ascii="Calibri" w:hAnsi="Calibri"/>
            <w:sz w:val="22"/>
            <w:szCs w:val="22"/>
            <w:lang w:val="es-CO"/>
          </w:rPr>
          <w:delText>Al abrir el archivo se debe configurar el campo “register_globals” en “on” y el campo  “display_errors”  en “off”. Se  guarda el archivo y se cierra.</w:delText>
        </w:r>
      </w:del>
    </w:p>
    <w:p>
      <w:pPr>
        <w:pStyle w:val="ListParagraph"/>
        <w:numPr>
          <w:ilvl w:val="0"/>
          <w:numId w:val="6"/>
        </w:numPr>
        <w:ind w:left="2088" w:hanging="0"/>
        <w:jc w:val="both"/>
        <w:rPr>
          <w:rFonts w:ascii="Arial" w:hAnsi="Arial" w:cs="Arial"/>
          <w:sz w:val="20"/>
          <w:szCs w:val="20"/>
          <w:del w:id="250" w:author="Autor desconocido" w:date="2019-02-27T21:01:40Z"/>
        </w:rPr>
      </w:pPr>
      <w:del w:id="249" w:author="Autor desconocido" w:date="2019-02-27T21:01:40Z">
        <w:r>
          <w:rPr>
            <w:rFonts w:cs="Arial" w:ascii="Arial" w:hAnsi="Arial"/>
            <w:sz w:val="20"/>
            <w:szCs w:val="20"/>
          </w:rPr>
        </w:r>
      </w:del>
    </w:p>
    <w:p>
      <w:pPr>
        <w:pStyle w:val="Ttulo2"/>
        <w:numPr>
          <w:ilvl w:val="0"/>
          <w:numId w:val="6"/>
        </w:numPr>
        <w:rPr>
          <w:del w:id="251" w:author="Autor desconocido" w:date="2019-02-27T21:01:40Z"/>
        </w:rPr>
      </w:pPr>
      <w:r>
        <w:rPr/>
        <w:drawing>
          <wp:inline distT="0" distB="0" distL="0" distR="0">
            <wp:extent cx="4124325" cy="1581150"/>
            <wp:effectExtent l="0" t="0" r="0" b="0"/>
            <wp:docPr id="4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1" descr=""/>
                    <pic:cNvPicPr>
                      <a:picLocks noChangeAspect="1" noChangeArrowheads="1"/>
                    </pic:cNvPicPr>
                  </pic:nvPicPr>
                  <pic:blipFill>
                    <a:blip r:embed="rId42"/>
                    <a:stretch>
                      <a:fillRect/>
                    </a:stretch>
                  </pic:blipFill>
                  <pic:spPr bwMode="auto">
                    <a:xfrm>
                      <a:off x="0" y="0"/>
                      <a:ext cx="4124325" cy="1581150"/>
                    </a:xfrm>
                    <a:prstGeom prst="rect">
                      <a:avLst/>
                    </a:prstGeom>
                  </pic:spPr>
                </pic:pic>
              </a:graphicData>
            </a:graphic>
          </wp:inline>
        </w:drawing>
      </w:r>
    </w:p>
    <w:p>
      <w:pPr>
        <w:pStyle w:val="ListParagraph"/>
        <w:numPr>
          <w:ilvl w:val="0"/>
          <w:numId w:val="6"/>
        </w:numPr>
        <w:ind w:left="2088" w:hanging="0"/>
        <w:jc w:val="both"/>
        <w:rPr>
          <w:rFonts w:ascii="Arial" w:hAnsi="Arial" w:cs="Arial"/>
          <w:sz w:val="20"/>
          <w:szCs w:val="20"/>
          <w:del w:id="253" w:author="Autor desconocido" w:date="2019-02-27T21:01:40Z"/>
        </w:rPr>
      </w:pPr>
      <w:del w:id="252" w:author="Autor desconocido" w:date="2019-02-27T21:01:40Z">
        <w:r>
          <w:rPr>
            <w:rFonts w:cs="Arial" w:ascii="Arial" w:hAnsi="Arial"/>
            <w:sz w:val="20"/>
            <w:szCs w:val="20"/>
          </w:rPr>
        </w:r>
      </w:del>
    </w:p>
    <w:p>
      <w:pPr>
        <w:pStyle w:val="ListParagraph"/>
        <w:numPr>
          <w:ilvl w:val="0"/>
          <w:numId w:val="6"/>
        </w:numPr>
        <w:ind w:left="2088" w:hanging="0"/>
        <w:jc w:val="both"/>
        <w:rPr>
          <w:rFonts w:ascii="Arial" w:hAnsi="Arial" w:cs="Arial"/>
          <w:sz w:val="20"/>
          <w:szCs w:val="20"/>
          <w:del w:id="255" w:author="Autor desconocido" w:date="2019-02-27T21:01:40Z"/>
        </w:rPr>
      </w:pPr>
      <w:del w:id="254" w:author="Autor desconocido" w:date="2019-02-27T21:01:40Z">
        <w:r>
          <w:rPr>
            <w:rFonts w:cs="Arial" w:ascii="Arial" w:hAnsi="Arial"/>
            <w:sz w:val="20"/>
            <w:szCs w:val="20"/>
          </w:rPr>
        </w:r>
      </w:del>
    </w:p>
    <w:p>
      <w:pPr>
        <w:pStyle w:val="ListParagraph"/>
        <w:numPr>
          <w:ilvl w:val="0"/>
          <w:numId w:val="6"/>
        </w:numPr>
        <w:ind w:left="2088" w:hanging="0"/>
        <w:jc w:val="both"/>
        <w:rPr>
          <w:del w:id="258" w:author="Autor desconocido" w:date="2019-02-27T21:01:40Z"/>
        </w:rPr>
      </w:pPr>
      <w:del w:id="256" w:author="Autor desconocido" w:date="2019-02-27T21:01:40Z">
        <w:r>
          <w:rPr>
            <w:rFonts w:cs="Arial" w:ascii="Calibri" w:hAnsi="Calibri" w:asciiTheme="minorHAnsi" w:hAnsiTheme="minorHAnsi"/>
            <w:sz w:val="22"/>
            <w:szCs w:val="22"/>
          </w:rPr>
          <w:delText xml:space="preserve">Para ello,  se debe ingresar a la ruta “D:\wamp\bin\php\php5.2.6” más exactamente al archivo  “php.ini ” abrir el archivo y   </w:delText>
        </w:r>
      </w:del>
      <w:del w:id="257" w:author="Autor desconocido" w:date="2019-02-27T21:01:40Z">
        <w:r>
          <w:rPr>
            <w:rFonts w:cs="Calibri" w:ascii="Calibri" w:hAnsi="Calibri" w:asciiTheme="minorHAnsi" w:hAnsiTheme="minorHAnsi"/>
            <w:sz w:val="22"/>
            <w:szCs w:val="22"/>
            <w:lang w:val="es-CO"/>
          </w:rPr>
          <w:delText>configurar el campo “register_globals” en “on” y el campo  “display_errors”  en “off”. Se  guarda el archivo y se cierra .</w:delText>
        </w:r>
      </w:del>
    </w:p>
    <w:p>
      <w:pPr>
        <w:pStyle w:val="ListParagraph"/>
        <w:numPr>
          <w:ilvl w:val="0"/>
          <w:numId w:val="6"/>
        </w:numPr>
        <w:ind w:left="2088" w:hanging="0"/>
        <w:jc w:val="both"/>
        <w:rPr>
          <w:rFonts w:ascii="Calibri" w:hAnsi="Calibri" w:cs="Calibri" w:asciiTheme="minorHAnsi" w:hAnsiTheme="minorHAnsi"/>
          <w:sz w:val="22"/>
          <w:szCs w:val="22"/>
          <w:lang w:val="es-CO"/>
          <w:del w:id="260" w:author="Autor desconocido" w:date="2019-02-27T21:01:40Z"/>
        </w:rPr>
      </w:pPr>
      <w:del w:id="259" w:author="Autor desconocido" w:date="2019-02-27T21:01:40Z">
        <w:r>
          <w:rPr>
            <w:rFonts w:cs="Calibri" w:ascii="Calibri" w:hAnsi="Calibri"/>
            <w:sz w:val="22"/>
            <w:szCs w:val="22"/>
            <w:lang w:val="es-CO"/>
          </w:rPr>
        </w:r>
      </w:del>
    </w:p>
    <w:p>
      <w:pPr>
        <w:pStyle w:val="ListParagraph"/>
        <w:numPr>
          <w:ilvl w:val="0"/>
          <w:numId w:val="6"/>
        </w:numPr>
        <w:jc w:val="both"/>
        <w:rPr>
          <w:del w:id="262" w:author="Autor desconocido" w:date="2019-02-27T21:01:40Z"/>
        </w:rPr>
      </w:pPr>
      <w:del w:id="261" w:author="Autor desconocido" w:date="2019-02-27T21:01:40Z">
        <w:r>
          <w:rPr>
            <w:rFonts w:cs="Calibri" w:ascii="Calibri" w:hAnsi="Calibri"/>
            <w:sz w:val="22"/>
            <w:szCs w:val="22"/>
            <w:lang w:val="es-CO"/>
          </w:rPr>
          <w:delText>El siguiente paso es abrir el archivo php.ini en el menú del wamp server y habilitarlo haciendo clic sobre el archivo, las siguientes extensiones de php: php_gd2, php_ldap,php_mailparse,php_mbstring,php_mcrypt,php_mysql, php_mcrypt_filter, php_mysqli, php_pdo, php_pdo_mysql, php_smtp, php_sqlite,php_zip</w:delText>
        </w:r>
      </w:del>
    </w:p>
    <w:p>
      <w:pPr>
        <w:pStyle w:val="ListParagraph"/>
        <w:numPr>
          <w:ilvl w:val="0"/>
          <w:numId w:val="6"/>
        </w:numPr>
        <w:ind w:left="2088" w:hanging="0"/>
        <w:jc w:val="both"/>
        <w:rPr>
          <w:rFonts w:ascii="Calibri" w:hAnsi="Calibri" w:cs="Calibri"/>
          <w:sz w:val="22"/>
          <w:szCs w:val="22"/>
          <w:lang w:val="es-CO"/>
          <w:del w:id="264" w:author="Autor desconocido" w:date="2019-02-27T21:01:40Z"/>
        </w:rPr>
      </w:pPr>
      <w:del w:id="263" w:author="Autor desconocido" w:date="2019-02-27T21:01:40Z">
        <w:r>
          <w:rPr>
            <w:rFonts w:cs="Calibri" w:ascii="Calibri" w:hAnsi="Calibri"/>
            <w:sz w:val="22"/>
            <w:szCs w:val="22"/>
            <w:lang w:val="es-CO"/>
          </w:rPr>
        </w:r>
      </w:del>
    </w:p>
    <w:p>
      <w:pPr>
        <w:pStyle w:val="Ttulo2"/>
        <w:numPr>
          <w:ilvl w:val="0"/>
          <w:numId w:val="6"/>
        </w:numPr>
        <w:rPr>
          <w:del w:id="265" w:author="Autor desconocido" w:date="2019-02-27T21:01:40Z"/>
        </w:rPr>
      </w:pPr>
      <w:r>
        <w:rPr/>
        <w:drawing>
          <wp:inline distT="0" distB="0" distL="0" distR="0">
            <wp:extent cx="4114800" cy="1047750"/>
            <wp:effectExtent l="0" t="0" r="0" b="0"/>
            <wp:docPr id="4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0" descr=""/>
                    <pic:cNvPicPr>
                      <a:picLocks noChangeAspect="1" noChangeArrowheads="1"/>
                    </pic:cNvPicPr>
                  </pic:nvPicPr>
                  <pic:blipFill>
                    <a:blip r:embed="rId43"/>
                    <a:stretch>
                      <a:fillRect/>
                    </a:stretch>
                  </pic:blipFill>
                  <pic:spPr bwMode="auto">
                    <a:xfrm>
                      <a:off x="0" y="0"/>
                      <a:ext cx="4114800" cy="1047750"/>
                    </a:xfrm>
                    <a:prstGeom prst="rect">
                      <a:avLst/>
                    </a:prstGeom>
                  </pic:spPr>
                </pic:pic>
              </a:graphicData>
            </a:graphic>
          </wp:inline>
        </w:drawing>
      </w:r>
    </w:p>
    <w:p>
      <w:pPr>
        <w:pStyle w:val="ListParagraph"/>
        <w:numPr>
          <w:ilvl w:val="0"/>
          <w:numId w:val="6"/>
        </w:numPr>
        <w:ind w:left="2088" w:hanging="0"/>
        <w:jc w:val="both"/>
        <w:rPr>
          <w:rFonts w:ascii="Calibri" w:hAnsi="Calibri" w:cs="Calibri"/>
          <w:sz w:val="22"/>
          <w:szCs w:val="22"/>
          <w:lang w:val="es-CO"/>
          <w:del w:id="267" w:author="Autor desconocido" w:date="2019-02-27T21:01:40Z"/>
        </w:rPr>
      </w:pPr>
      <w:del w:id="266" w:author="Autor desconocido" w:date="2019-02-27T21:01:40Z">
        <w:r>
          <w:rPr>
            <w:rFonts w:cs="Calibri" w:ascii="Calibri" w:hAnsi="Calibri"/>
            <w:sz w:val="22"/>
            <w:szCs w:val="22"/>
            <w:lang w:val="es-CO"/>
          </w:rPr>
        </w:r>
      </w:del>
    </w:p>
    <w:p>
      <w:pPr>
        <w:pStyle w:val="ListParagraph"/>
        <w:numPr>
          <w:ilvl w:val="0"/>
          <w:numId w:val="6"/>
        </w:numPr>
        <w:jc w:val="both"/>
        <w:rPr>
          <w:del w:id="269" w:author="Autor desconocido" w:date="2019-02-27T21:01:40Z"/>
        </w:rPr>
      </w:pPr>
      <w:del w:id="268" w:author="Autor desconocido" w:date="2019-02-27T21:01:40Z">
        <w:r>
          <w:rPr>
            <w:rFonts w:cs="Arial" w:ascii="Arial" w:hAnsi="Arial"/>
            <w:sz w:val="20"/>
            <w:szCs w:val="20"/>
          </w:rPr>
          <w:delText>Para configurar el phpmyadmin con  la  contraseña a usar  se busca el archivo en la siguiente ruta: “C:\wamp\apps\phpmyadmin2.11.6\config.inc”</w:delText>
        </w:r>
      </w:del>
    </w:p>
    <w:p>
      <w:pPr>
        <w:pStyle w:val="ListParagraph"/>
        <w:widowControl w:val="false"/>
        <w:numPr>
          <w:ilvl w:val="0"/>
          <w:numId w:val="6"/>
        </w:numPr>
        <w:spacing w:lineRule="auto" w:line="240" w:before="0" w:after="0"/>
        <w:contextualSpacing/>
        <w:jc w:val="both"/>
        <w:rPr>
          <w:rFonts w:ascii="Arial" w:hAnsi="Arial" w:cs="Arial"/>
          <w:sz w:val="20"/>
          <w:szCs w:val="20"/>
          <w:del w:id="271" w:author="Autor desconocido" w:date="2019-02-27T21:01:40Z"/>
        </w:rPr>
      </w:pPr>
      <w:del w:id="270" w:author="Autor desconocido" w:date="2019-02-27T21:01:40Z">
        <w:r>
          <w:rPr>
            <w:rFonts w:cs="Arial" w:ascii="Arial" w:hAnsi="Arial"/>
            <w:sz w:val="20"/>
            <w:szCs w:val="20"/>
          </w:rPr>
        </w:r>
      </w:del>
    </w:p>
    <w:p>
      <w:pPr>
        <w:pStyle w:val="ListParagraph"/>
        <w:numPr>
          <w:ilvl w:val="0"/>
          <w:numId w:val="6"/>
        </w:numPr>
        <w:ind w:left="2088" w:hanging="0"/>
        <w:jc w:val="both"/>
        <w:rPr>
          <w:del w:id="273" w:author="Autor desconocido" w:date="2019-02-27T21:01:40Z"/>
        </w:rPr>
      </w:pPr>
      <w:del w:id="272" w:author="Autor desconocido" w:date="2019-02-27T21:01:40Z">
        <w:r>
          <w:rPr/>
        </w:r>
      </w:del>
    </w:p>
    <w:p>
      <w:pPr>
        <w:pStyle w:val="ListParagraph"/>
        <w:numPr>
          <w:ilvl w:val="0"/>
          <w:numId w:val="6"/>
        </w:numPr>
        <w:ind w:left="2088" w:hanging="0"/>
        <w:jc w:val="both"/>
        <w:rPr>
          <w:rFonts w:ascii="Calibri" w:hAnsi="Calibri" w:cs="Calibri"/>
          <w:sz w:val="22"/>
          <w:szCs w:val="22"/>
          <w:lang w:val="es-CO"/>
          <w:del w:id="275" w:author="Autor desconocido" w:date="2019-02-27T21:01:40Z"/>
        </w:rPr>
      </w:pPr>
      <w:del w:id="274" w:author="Autor desconocido" w:date="2019-02-27T21:01:40Z">
        <w:r>
          <w:rPr>
            <w:rFonts w:cs="Calibri" w:ascii="Calibri" w:hAnsi="Calibri"/>
            <w:sz w:val="22"/>
            <w:szCs w:val="22"/>
            <w:lang w:val="es-CO"/>
          </w:rPr>
        </w:r>
      </w:del>
    </w:p>
    <w:p>
      <w:pPr>
        <w:pStyle w:val="ListParagraph"/>
        <w:widowControl w:val="false"/>
        <w:numPr>
          <w:ilvl w:val="0"/>
          <w:numId w:val="6"/>
        </w:numPr>
        <w:jc w:val="both"/>
        <w:rPr>
          <w:del w:id="277" w:author="Autor desconocido" w:date="2019-02-27T21:01:40Z"/>
        </w:rPr>
      </w:pPr>
      <w:del w:id="276" w:author="Autor desconocido" w:date="2019-02-27T21:01:40Z">
        <w:r>
          <w:rPr>
            <w:rFonts w:cs="Arial" w:ascii="Arial" w:hAnsi="Arial"/>
            <w:sz w:val="20"/>
            <w:szCs w:val="20"/>
          </w:rPr>
          <w:delText>Se abre el archivo config.inic, se realiza una búsqueda por la palabra: “password” , y en la parte subrayada se escribe el password del usuario de base de datos con el que se va a manejar la aplicación. Nota: Dicho password lo eligen ustedes y  será el que se usará más adelante en pasos posteriores, así que por favor, tenerlo presente y recordarlo.</w:delText>
        </w:r>
      </w:del>
    </w:p>
    <w:p>
      <w:pPr>
        <w:pStyle w:val="ListParagraph"/>
        <w:widowControl w:val="false"/>
        <w:numPr>
          <w:ilvl w:val="0"/>
          <w:numId w:val="6"/>
        </w:numPr>
        <w:ind w:left="2088" w:hanging="0"/>
        <w:jc w:val="both"/>
        <w:rPr>
          <w:rFonts w:ascii="Arial" w:hAnsi="Arial" w:cs="Arial"/>
          <w:sz w:val="20"/>
          <w:szCs w:val="20"/>
          <w:del w:id="279" w:author="Autor desconocido" w:date="2019-02-27T21:01:40Z"/>
        </w:rPr>
      </w:pPr>
      <w:del w:id="278" w:author="Autor desconocido" w:date="2019-02-27T21:01:40Z">
        <w:r>
          <w:rPr>
            <w:rFonts w:cs="Arial" w:ascii="Arial" w:hAnsi="Arial"/>
            <w:sz w:val="20"/>
            <w:szCs w:val="20"/>
          </w:rPr>
        </w:r>
      </w:del>
    </w:p>
    <w:p>
      <w:pPr>
        <w:pStyle w:val="Ttulo2"/>
        <w:numPr>
          <w:ilvl w:val="0"/>
          <w:numId w:val="6"/>
        </w:numPr>
        <w:rPr>
          <w:del w:id="280" w:author="Autor desconocido" w:date="2019-02-27T21:01:40Z"/>
        </w:rPr>
      </w:pPr>
      <w:r>
        <w:rPr/>
        <w:drawing>
          <wp:inline distT="0" distB="0" distL="0" distR="0">
            <wp:extent cx="4048125" cy="2847975"/>
            <wp:effectExtent l="0" t="0" r="0" b="0"/>
            <wp:docPr id="4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9" descr=""/>
                    <pic:cNvPicPr>
                      <a:picLocks noChangeAspect="1" noChangeArrowheads="1"/>
                    </pic:cNvPicPr>
                  </pic:nvPicPr>
                  <pic:blipFill>
                    <a:blip r:embed="rId44"/>
                    <a:stretch>
                      <a:fillRect/>
                    </a:stretch>
                  </pic:blipFill>
                  <pic:spPr bwMode="auto">
                    <a:xfrm>
                      <a:off x="0" y="0"/>
                      <a:ext cx="4048125" cy="2847975"/>
                    </a:xfrm>
                    <a:prstGeom prst="rect">
                      <a:avLst/>
                    </a:prstGeom>
                  </pic:spPr>
                </pic:pic>
              </a:graphicData>
            </a:graphic>
          </wp:inline>
        </w:drawing>
      </w:r>
    </w:p>
    <w:p>
      <w:pPr>
        <w:pStyle w:val="ListParagraph"/>
        <w:numPr>
          <w:ilvl w:val="0"/>
          <w:numId w:val="6"/>
        </w:numPr>
        <w:ind w:left="2088" w:hanging="0"/>
        <w:jc w:val="both"/>
        <w:rPr>
          <w:rFonts w:ascii="Calibri" w:hAnsi="Calibri" w:cs="Calibri"/>
          <w:sz w:val="22"/>
          <w:szCs w:val="22"/>
          <w:lang w:val="es-CO"/>
          <w:del w:id="282" w:author="Autor desconocido" w:date="2019-02-27T21:01:40Z"/>
        </w:rPr>
      </w:pPr>
      <w:del w:id="281" w:author="Autor desconocido" w:date="2019-02-27T21:01:40Z">
        <w:r>
          <w:rPr>
            <w:rFonts w:cs="Calibri" w:ascii="Calibri" w:hAnsi="Calibri"/>
            <w:sz w:val="22"/>
            <w:szCs w:val="22"/>
            <w:lang w:val="es-CO"/>
          </w:rPr>
        </w:r>
      </w:del>
    </w:p>
    <w:p>
      <w:pPr>
        <w:pStyle w:val="ListParagraph"/>
        <w:numPr>
          <w:ilvl w:val="0"/>
          <w:numId w:val="6"/>
        </w:numPr>
        <w:jc w:val="both"/>
        <w:rPr>
          <w:del w:id="285" w:author="Autor desconocido" w:date="2019-02-27T21:01:40Z"/>
        </w:rPr>
      </w:pPr>
      <w:del w:id="283" w:author="Autor desconocido" w:date="2019-02-27T21:01:40Z">
        <w:r>
          <w:rPr>
            <w:rFonts w:cs="Arial" w:ascii="Arial" w:hAnsi="Arial"/>
            <w:sz w:val="20"/>
            <w:szCs w:val="20"/>
            <w:lang w:val="es-CO"/>
          </w:rPr>
          <w:delText>O</w:delText>
        </w:r>
      </w:del>
      <w:del w:id="284" w:author="Autor desconocido" w:date="2019-02-27T21:01:40Z">
        <w:r>
          <w:rPr>
            <w:rFonts w:cs="Arial" w:ascii="Arial" w:hAnsi="Arial"/>
            <w:sz w:val="20"/>
            <w:szCs w:val="20"/>
          </w:rPr>
          <w:delText>tra vez hay que remitirse al archivo “config.inc” del phpmyadmin  que  se encuentra en la ruta : “C:\wamp\apps\phpmyadmin2.11.6\config.inc”</w:delText>
        </w:r>
      </w:del>
    </w:p>
    <w:p>
      <w:pPr>
        <w:pStyle w:val="ListParagraph"/>
        <w:numPr>
          <w:ilvl w:val="0"/>
          <w:numId w:val="6"/>
        </w:numPr>
        <w:ind w:left="2088" w:hanging="0"/>
        <w:jc w:val="both"/>
        <w:rPr>
          <w:rFonts w:ascii="Calibri" w:hAnsi="Calibri" w:cs="Calibri"/>
          <w:sz w:val="22"/>
          <w:szCs w:val="22"/>
          <w:lang w:val="es-CO"/>
          <w:del w:id="287" w:author="Autor desconocido" w:date="2019-02-27T21:01:40Z"/>
        </w:rPr>
      </w:pPr>
      <w:del w:id="286" w:author="Autor desconocido" w:date="2019-02-27T21:01:40Z">
        <w:r>
          <w:rPr>
            <w:rFonts w:cs="Calibri" w:ascii="Calibri" w:hAnsi="Calibri"/>
            <w:sz w:val="22"/>
            <w:szCs w:val="22"/>
            <w:lang w:val="es-CO"/>
          </w:rPr>
        </w:r>
      </w:del>
    </w:p>
    <w:p>
      <w:pPr>
        <w:pStyle w:val="ListParagraph"/>
        <w:numPr>
          <w:ilvl w:val="0"/>
          <w:numId w:val="6"/>
        </w:numPr>
        <w:ind w:left="2088" w:hanging="0"/>
        <w:jc w:val="both"/>
        <w:rPr>
          <w:del w:id="289" w:author="Autor desconocido" w:date="2019-02-27T21:01:40Z"/>
        </w:rPr>
      </w:pPr>
      <w:del w:id="288" w:author="Autor desconocido" w:date="2019-02-27T21:01:40Z">
        <w:r>
          <w:rPr>
            <w:rFonts w:cs="Arial" w:ascii="Arial" w:hAnsi="Arial"/>
            <w:sz w:val="20"/>
            <w:szCs w:val="20"/>
          </w:rPr>
          <w:delText>Se abre el archivo “config.inic”, posteriormente se realiza una búsqueda en al archivo de texto por  la palabra: “blowfish_secret”.</w:delText>
        </w:r>
      </w:del>
    </w:p>
    <w:p>
      <w:pPr>
        <w:pStyle w:val="ListParagraph"/>
        <w:numPr>
          <w:ilvl w:val="0"/>
          <w:numId w:val="6"/>
        </w:numPr>
        <w:ind w:left="2088" w:hanging="0"/>
        <w:jc w:val="both"/>
        <w:rPr>
          <w:del w:id="292" w:author="Autor desconocido" w:date="2019-02-27T21:01:40Z"/>
        </w:rPr>
      </w:pPr>
      <w:del w:id="290" w:author="Autor desconocido" w:date="2019-02-27T21:01:40Z">
        <w:r>
          <w:rPr>
            <w:rFonts w:cs="Arial" w:ascii="Arial" w:hAnsi="Arial"/>
            <w:sz w:val="20"/>
            <w:szCs w:val="20"/>
          </w:rPr>
          <w:delText xml:space="preserve"> </w:delText>
        </w:r>
      </w:del>
      <w:del w:id="291" w:author="Autor desconocido" w:date="2019-02-27T21:01:40Z">
        <w:r>
          <w:rPr>
            <w:rFonts w:cs="Arial" w:ascii="Arial" w:hAnsi="Arial"/>
            <w:sz w:val="20"/>
            <w:szCs w:val="20"/>
          </w:rPr>
          <w:delText>Una vez ubicada la línea a cambiar, en el campo que aparece subrayado, escribir : “autenticación” (Originalmente no se encuentra nada escrito).</w:delText>
        </w:r>
      </w:del>
    </w:p>
    <w:p>
      <w:pPr>
        <w:pStyle w:val="ListParagraph"/>
        <w:widowControl w:val="false"/>
        <w:numPr>
          <w:ilvl w:val="0"/>
          <w:numId w:val="6"/>
        </w:numPr>
        <w:ind w:left="2088" w:hanging="0"/>
        <w:jc w:val="both"/>
        <w:rPr>
          <w:rFonts w:ascii="Arial" w:hAnsi="Arial" w:cs="Arial"/>
          <w:sz w:val="20"/>
          <w:szCs w:val="20"/>
          <w:del w:id="294" w:author="Autor desconocido" w:date="2019-02-27T21:01:40Z"/>
        </w:rPr>
      </w:pPr>
      <w:del w:id="293" w:author="Autor desconocido" w:date="2019-02-27T21:01:40Z">
        <w:r>
          <w:rPr>
            <w:rFonts w:cs="Arial" w:ascii="Arial" w:hAnsi="Arial"/>
            <w:sz w:val="20"/>
            <w:szCs w:val="20"/>
          </w:rPr>
        </w:r>
      </w:del>
    </w:p>
    <w:p>
      <w:pPr>
        <w:pStyle w:val="ListParagraph"/>
        <w:numPr>
          <w:ilvl w:val="0"/>
          <w:numId w:val="6"/>
        </w:numPr>
        <w:ind w:left="2088" w:hanging="0"/>
        <w:jc w:val="both"/>
        <w:rPr>
          <w:del w:id="296" w:author="Autor desconocido" w:date="2019-02-27T21:01:40Z"/>
        </w:rPr>
      </w:pPr>
      <w:del w:id="295" w:author="Autor desconocido" w:date="2019-02-27T21:01:40Z">
        <w:r>
          <w:rPr/>
        </w:r>
      </w:del>
    </w:p>
    <w:p>
      <w:pPr>
        <w:pStyle w:val="ListParagraph"/>
        <w:numPr>
          <w:ilvl w:val="0"/>
          <w:numId w:val="6"/>
        </w:numPr>
        <w:ind w:left="2088" w:hanging="0"/>
        <w:jc w:val="both"/>
        <w:rPr>
          <w:rFonts w:ascii="Calibri" w:hAnsi="Calibri" w:cs="Calibri"/>
          <w:sz w:val="22"/>
          <w:szCs w:val="22"/>
          <w:lang w:val="es-CO"/>
          <w:del w:id="298" w:author="Autor desconocido" w:date="2019-02-27T21:01:40Z"/>
        </w:rPr>
      </w:pPr>
      <w:del w:id="297" w:author="Autor desconocido" w:date="2019-02-27T21:01:40Z">
        <w:r>
          <w:rPr>
            <w:rFonts w:cs="Calibri" w:ascii="Calibri" w:hAnsi="Calibri"/>
            <w:sz w:val="22"/>
            <w:szCs w:val="22"/>
            <w:lang w:val="es-CO"/>
          </w:rPr>
        </w:r>
      </w:del>
    </w:p>
    <w:p>
      <w:pPr>
        <w:pStyle w:val="ListParagraph"/>
        <w:numPr>
          <w:ilvl w:val="0"/>
          <w:numId w:val="6"/>
        </w:numPr>
        <w:tabs>
          <w:tab w:val="clear" w:pos="708"/>
          <w:tab w:val="left" w:pos="1520" w:leader="none"/>
        </w:tabs>
        <w:jc w:val="both"/>
        <w:rPr>
          <w:rFonts w:cs="Calibri"/>
          <w:del w:id="300" w:author="Autor desconocido" w:date="2019-02-27T21:01:40Z"/>
        </w:rPr>
      </w:pPr>
      <w:del w:id="299" w:author="Autor desconocido" w:date="2019-02-27T21:01:40Z">
        <w:r>
          <w:rPr>
            <w:rFonts w:cs="Calibri"/>
          </w:rPr>
        </w:r>
      </w:del>
    </w:p>
    <w:p>
      <w:pPr>
        <w:pStyle w:val="ListParagraph"/>
        <w:numPr>
          <w:ilvl w:val="0"/>
          <w:numId w:val="6"/>
        </w:numPr>
        <w:jc w:val="both"/>
        <w:rPr>
          <w:del w:id="302" w:author="Autor desconocido" w:date="2019-02-27T21:01:40Z"/>
        </w:rPr>
      </w:pPr>
      <w:del w:id="301" w:author="Autor desconocido" w:date="2019-02-27T21:01:40Z">
        <w:r>
          <w:rPr>
            <w:rFonts w:cs="Calibri" w:ascii="Calibri" w:hAnsi="Calibri"/>
            <w:sz w:val="22"/>
            <w:szCs w:val="22"/>
            <w:lang w:val="es-CO"/>
          </w:rPr>
          <w:delText>Lo siguiente que hay que hacer es localizar la carpeta raíz del wamp en la ruta ” D:Wamp\www” y  pegar la  carpeta del sistema de información. En este caso la carpeta  “fenix”.</w:delText>
        </w:r>
      </w:del>
    </w:p>
    <w:p>
      <w:pPr>
        <w:pStyle w:val="ListParagraph"/>
        <w:numPr>
          <w:ilvl w:val="0"/>
          <w:numId w:val="6"/>
        </w:numPr>
        <w:ind w:left="2088" w:hanging="0"/>
        <w:jc w:val="both"/>
        <w:rPr>
          <w:rFonts w:ascii="Calibri" w:hAnsi="Calibri" w:cs="Calibri"/>
          <w:sz w:val="22"/>
          <w:szCs w:val="22"/>
          <w:lang w:val="es-CO"/>
          <w:del w:id="304" w:author="Autor desconocido" w:date="2019-02-27T21:01:40Z"/>
        </w:rPr>
      </w:pPr>
      <w:del w:id="303" w:author="Autor desconocido" w:date="2019-02-27T21:01:40Z">
        <w:r>
          <w:rPr>
            <w:rFonts w:cs="Calibri" w:ascii="Calibri" w:hAnsi="Calibri"/>
            <w:sz w:val="22"/>
            <w:szCs w:val="22"/>
            <w:lang w:val="es-CO"/>
          </w:rPr>
        </w:r>
      </w:del>
    </w:p>
    <w:p>
      <w:pPr>
        <w:pStyle w:val="Ttulo2"/>
        <w:numPr>
          <w:ilvl w:val="0"/>
          <w:numId w:val="6"/>
        </w:numPr>
        <w:rPr>
          <w:del w:id="305" w:author="Autor desconocido" w:date="2019-02-27T21:01:40Z"/>
        </w:rPr>
      </w:pPr>
      <w:r>
        <w:rPr/>
        <w:drawing>
          <wp:inline distT="0" distB="0" distL="0" distR="0">
            <wp:extent cx="4124325" cy="1676400"/>
            <wp:effectExtent l="0" t="0" r="0" b="0"/>
            <wp:docPr id="43"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8" descr=""/>
                    <pic:cNvPicPr>
                      <a:picLocks noChangeAspect="1" noChangeArrowheads="1"/>
                    </pic:cNvPicPr>
                  </pic:nvPicPr>
                  <pic:blipFill>
                    <a:blip r:embed="rId45"/>
                    <a:stretch>
                      <a:fillRect/>
                    </a:stretch>
                  </pic:blipFill>
                  <pic:spPr bwMode="auto">
                    <a:xfrm>
                      <a:off x="0" y="0"/>
                      <a:ext cx="4124325" cy="1676400"/>
                    </a:xfrm>
                    <a:prstGeom prst="rect">
                      <a:avLst/>
                    </a:prstGeom>
                  </pic:spPr>
                </pic:pic>
              </a:graphicData>
            </a:graphic>
          </wp:inline>
        </w:drawing>
      </w:r>
    </w:p>
    <w:p>
      <w:pPr>
        <w:pStyle w:val="Ttulo2"/>
        <w:numPr>
          <w:ilvl w:val="0"/>
          <w:numId w:val="6"/>
        </w:numPr>
        <w:rPr>
          <w:del w:id="306" w:author="Autor desconocido" w:date="2019-02-27T21:01:40Z"/>
        </w:rPr>
      </w:pPr>
      <w:r>
        <w:rPr/>
        <w:drawing>
          <wp:inline distT="0" distB="0" distL="0" distR="0">
            <wp:extent cx="4114800" cy="1543050"/>
            <wp:effectExtent l="0" t="0" r="0" b="0"/>
            <wp:docPr id="44"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7" descr=""/>
                    <pic:cNvPicPr>
                      <a:picLocks noChangeAspect="1" noChangeArrowheads="1"/>
                    </pic:cNvPicPr>
                  </pic:nvPicPr>
                  <pic:blipFill>
                    <a:blip r:embed="rId46"/>
                    <a:stretch>
                      <a:fillRect/>
                    </a:stretch>
                  </pic:blipFill>
                  <pic:spPr bwMode="auto">
                    <a:xfrm>
                      <a:off x="0" y="0"/>
                      <a:ext cx="4114800" cy="1543050"/>
                    </a:xfrm>
                    <a:prstGeom prst="rect">
                      <a:avLst/>
                    </a:prstGeom>
                  </pic:spPr>
                </pic:pic>
              </a:graphicData>
            </a:graphic>
          </wp:inline>
        </w:drawing>
      </w:r>
    </w:p>
    <w:p>
      <w:pPr>
        <w:pStyle w:val="ListParagraph"/>
        <w:numPr>
          <w:ilvl w:val="0"/>
          <w:numId w:val="6"/>
        </w:numPr>
        <w:ind w:left="2088" w:hanging="0"/>
        <w:jc w:val="both"/>
        <w:rPr>
          <w:rFonts w:ascii="Calibri" w:hAnsi="Calibri" w:cs="Calibri"/>
          <w:sz w:val="22"/>
          <w:szCs w:val="22"/>
          <w:lang w:val="es-CO"/>
          <w:del w:id="308" w:author="Autor desconocido" w:date="2019-02-27T21:01:40Z"/>
        </w:rPr>
      </w:pPr>
      <w:del w:id="307" w:author="Autor desconocido" w:date="2019-02-27T21:01:40Z">
        <w:r>
          <w:rPr>
            <w:rFonts w:cs="Calibri" w:ascii="Calibri" w:hAnsi="Calibri"/>
            <w:sz w:val="22"/>
            <w:szCs w:val="22"/>
            <w:lang w:val="es-CO"/>
          </w:rPr>
        </w:r>
      </w:del>
    </w:p>
    <w:p>
      <w:pPr>
        <w:pStyle w:val="ListParagraph"/>
        <w:numPr>
          <w:ilvl w:val="0"/>
          <w:numId w:val="6"/>
        </w:numPr>
        <w:jc w:val="both"/>
        <w:rPr>
          <w:rFonts w:cs="Calibri"/>
          <w:del w:id="310" w:author="Autor desconocido" w:date="2019-02-27T21:01:40Z"/>
        </w:rPr>
      </w:pPr>
      <w:del w:id="309" w:author="Autor desconocido" w:date="2019-02-27T21:01:40Z">
        <w:r>
          <w:rPr>
            <w:rFonts w:cs="Calibri"/>
          </w:rPr>
        </w:r>
      </w:del>
    </w:p>
    <w:p>
      <w:pPr>
        <w:pStyle w:val="ListParagraph"/>
        <w:numPr>
          <w:ilvl w:val="0"/>
          <w:numId w:val="6"/>
        </w:numPr>
        <w:jc w:val="both"/>
        <w:rPr>
          <w:del w:id="312" w:author="Autor desconocido" w:date="2019-02-27T21:01:40Z"/>
        </w:rPr>
      </w:pPr>
      <w:del w:id="311" w:author="Autor desconocido" w:date="2019-02-27T21:01:40Z">
        <w:r>
          <w:rPr>
            <w:rFonts w:cs="Calibri" w:ascii="Calibri" w:hAnsi="Calibri" w:asciiTheme="minorHAnsi" w:cstheme="minorHAnsi" w:hAnsiTheme="minorHAnsi"/>
            <w:sz w:val="22"/>
            <w:szCs w:val="22"/>
          </w:rPr>
          <w:delText>Ahora entramos a la carpeta “fenix”, más exactamente vamos al archivo “conf.php”   ubicado en la ruta  “D:\wamp\www\fenix\config”   y hacemos lo siguiente:</w:delText>
        </w:r>
      </w:del>
    </w:p>
    <w:p>
      <w:pPr>
        <w:pStyle w:val="ListParagraph"/>
        <w:numPr>
          <w:ilvl w:val="0"/>
          <w:numId w:val="6"/>
        </w:numPr>
        <w:ind w:left="2088" w:hanging="0"/>
        <w:jc w:val="both"/>
        <w:rPr>
          <w:rFonts w:ascii="Calibri" w:hAnsi="Calibri" w:cs="Calibri" w:asciiTheme="minorHAnsi" w:cstheme="minorHAnsi" w:hAnsiTheme="minorHAnsi"/>
          <w:del w:id="314" w:author="Autor desconocido" w:date="2019-02-27T21:01:40Z"/>
        </w:rPr>
      </w:pPr>
      <w:del w:id="313" w:author="Autor desconocido" w:date="2019-02-27T21:01:40Z">
        <w:r>
          <w:rPr>
            <w:rFonts w:cs="Calibri" w:cstheme="minorHAnsi" w:ascii="Calibri" w:hAnsi="Calibri"/>
          </w:rPr>
        </w:r>
      </w:del>
    </w:p>
    <w:p>
      <w:pPr>
        <w:pStyle w:val="ListParagraph"/>
        <w:numPr>
          <w:ilvl w:val="0"/>
          <w:numId w:val="6"/>
        </w:numPr>
        <w:ind w:left="2088" w:hanging="0"/>
        <w:jc w:val="both"/>
        <w:rPr>
          <w:del w:id="316" w:author="Autor desconocido" w:date="2019-02-27T21:01:40Z"/>
        </w:rPr>
      </w:pPr>
      <w:del w:id="315" w:author="Autor desconocido" w:date="2019-02-27T21:01:40Z">
        <w:r>
          <w:rPr>
            <w:rFonts w:cs="Calibri" w:ascii="Calibri" w:hAnsi="Calibri" w:asciiTheme="minorHAnsi" w:cstheme="minorHAnsi" w:hAnsiTheme="minorHAnsi"/>
          </w:rPr>
          <w:delText>En la variable de configuracion 'DB_HOST' se escribe el nombre del equipo en el cual se va a instalar la aplicación.</w:delText>
        </w:r>
      </w:del>
    </w:p>
    <w:p>
      <w:pPr>
        <w:pStyle w:val="ListParagraph"/>
        <w:numPr>
          <w:ilvl w:val="0"/>
          <w:numId w:val="6"/>
        </w:numPr>
        <w:ind w:left="2088" w:hanging="0"/>
        <w:jc w:val="both"/>
        <w:rPr>
          <w:del w:id="318" w:author="Autor desconocido" w:date="2019-02-27T21:01:40Z"/>
        </w:rPr>
      </w:pPr>
      <w:del w:id="317" w:author="Autor desconocido" w:date="2019-02-27T21:01:40Z">
        <w:r>
          <w:rPr>
            <w:rFonts w:cs="Calibri" w:ascii="Calibri" w:hAnsi="Calibri" w:asciiTheme="minorHAnsi" w:cstheme="minorHAnsi" w:hAnsiTheme="minorHAnsi"/>
          </w:rPr>
          <w:delText>En la variable de configuracion 'DB_USER'  se escribe  ‘root’.</w:delText>
        </w:r>
      </w:del>
    </w:p>
    <w:p>
      <w:pPr>
        <w:pStyle w:val="ListParagraph"/>
        <w:numPr>
          <w:ilvl w:val="0"/>
          <w:numId w:val="6"/>
        </w:numPr>
        <w:ind w:left="2088" w:hanging="0"/>
        <w:jc w:val="both"/>
        <w:rPr>
          <w:del w:id="322" w:author="Autor desconocido" w:date="2019-02-27T21:01:40Z"/>
        </w:rPr>
      </w:pPr>
      <w:del w:id="319" w:author="Autor desconocido" w:date="2019-02-27T21:01:40Z">
        <w:r>
          <w:rPr>
            <w:rFonts w:cs="Calibri" w:ascii="Calibri" w:hAnsi="Calibri" w:asciiTheme="minorHAnsi" w:cstheme="minorHAnsi" w:hAnsiTheme="minorHAnsi"/>
          </w:rPr>
          <w:delText xml:space="preserve">En la variable de configuracion 'DB_PASSWORD'  se escribe el password </w:delText>
        </w:r>
      </w:del>
      <w:del w:id="320" w:author="Autor desconocido" w:date="2019-02-27T21:01:40Z">
        <w:r>
          <w:rPr>
            <w:rFonts w:cs="Arial" w:ascii="Arial" w:hAnsi="Arial"/>
            <w:sz w:val="20"/>
            <w:szCs w:val="20"/>
          </w:rPr>
          <w:delText xml:space="preserve">del usuario de base de datos  </w:delText>
        </w:r>
      </w:del>
      <w:del w:id="321" w:author="Autor desconocido" w:date="2019-02-27T21:01:40Z">
        <w:r>
          <w:rPr>
            <w:rFonts w:cs="Calibri" w:ascii="Calibri" w:hAnsi="Calibri" w:asciiTheme="minorHAnsi" w:cstheme="minorHAnsi" w:hAnsiTheme="minorHAnsi"/>
          </w:rPr>
          <w:delText>que se definió en el numeral g).</w:delText>
        </w:r>
      </w:del>
    </w:p>
    <w:p>
      <w:pPr>
        <w:pStyle w:val="ListParagraph"/>
        <w:numPr>
          <w:ilvl w:val="0"/>
          <w:numId w:val="6"/>
        </w:numPr>
        <w:ind w:left="2088" w:hanging="0"/>
        <w:jc w:val="both"/>
        <w:rPr>
          <w:del w:id="324" w:author="Autor desconocido" w:date="2019-02-27T21:01:40Z"/>
        </w:rPr>
      </w:pPr>
      <w:del w:id="323" w:author="Autor desconocido" w:date="2019-02-27T21:01:40Z">
        <w:r>
          <w:rPr>
            <w:rFonts w:cs="Calibri" w:ascii="Calibri" w:hAnsi="Calibri" w:asciiTheme="minorHAnsi" w:cstheme="minorHAnsi" w:hAnsiTheme="minorHAnsi"/>
          </w:rPr>
          <w:delText>En la variable de configuracion 'DB_NAME' se escribe   ‘runt’.</w:delText>
        </w:r>
      </w:del>
    </w:p>
    <w:p>
      <w:pPr>
        <w:pStyle w:val="ListParagraph"/>
        <w:numPr>
          <w:ilvl w:val="0"/>
          <w:numId w:val="6"/>
        </w:numPr>
        <w:ind w:left="2088" w:hanging="0"/>
        <w:jc w:val="both"/>
        <w:rPr>
          <w:rFonts w:ascii="Calibri" w:hAnsi="Calibri" w:cs="Calibri"/>
          <w:sz w:val="22"/>
          <w:szCs w:val="22"/>
          <w:lang w:val="es-CO"/>
          <w:del w:id="326" w:author="Autor desconocido" w:date="2019-02-27T21:01:40Z"/>
        </w:rPr>
      </w:pPr>
      <w:del w:id="325" w:author="Autor desconocido" w:date="2019-02-27T21:01:40Z">
        <w:r>
          <w:rPr>
            <w:rFonts w:cs="Calibri" w:ascii="Calibri" w:hAnsi="Calibri"/>
            <w:sz w:val="22"/>
            <w:szCs w:val="22"/>
            <w:lang w:val="es-CO"/>
          </w:rPr>
        </w:r>
      </w:del>
    </w:p>
    <w:p>
      <w:pPr>
        <w:pStyle w:val="ListParagraph"/>
        <w:numPr>
          <w:ilvl w:val="0"/>
          <w:numId w:val="6"/>
        </w:numPr>
        <w:jc w:val="both"/>
        <w:rPr>
          <w:del w:id="328" w:author="Autor desconocido" w:date="2019-02-27T21:01:40Z"/>
        </w:rPr>
      </w:pPr>
      <w:del w:id="327" w:author="Autor desconocido" w:date="2019-02-27T21:01:40Z">
        <w:r>
          <w:rPr>
            <w:rFonts w:cs="Calibri" w:ascii="Calibri" w:hAnsi="Calibri" w:asciiTheme="minorHAnsi" w:cstheme="minorHAnsi" w:hAnsiTheme="minorHAnsi"/>
            <w:sz w:val="22"/>
            <w:szCs w:val="22"/>
          </w:rPr>
          <w:delText>Ahora nuevamente en la carpeta “fenix”, más exactamente vamos al archivo “constantes.php” ubicado en la ruta  “D:\wamp\www\fenix\config” y hacemos lo siguiente:</w:delText>
        </w:r>
      </w:del>
    </w:p>
    <w:p>
      <w:pPr>
        <w:pStyle w:val="ListParagraph"/>
        <w:numPr>
          <w:ilvl w:val="0"/>
          <w:numId w:val="6"/>
        </w:numPr>
        <w:ind w:left="1728" w:hanging="0"/>
        <w:jc w:val="both"/>
        <w:rPr>
          <w:rFonts w:ascii="Calibri" w:hAnsi="Calibri" w:cs="Calibri" w:asciiTheme="minorHAnsi" w:cstheme="minorHAnsi" w:hAnsiTheme="minorHAnsi"/>
          <w:lang w:val="es-ES"/>
          <w:del w:id="330" w:author="Autor desconocido" w:date="2019-02-27T21:01:40Z"/>
        </w:rPr>
      </w:pPr>
      <w:del w:id="329" w:author="Autor desconocido" w:date="2019-02-27T21:01:40Z">
        <w:r>
          <w:rPr>
            <w:rFonts w:cs="Calibri" w:cstheme="minorHAnsi" w:ascii="Calibri" w:hAnsi="Calibri"/>
            <w:lang w:val="es-ES"/>
          </w:rPr>
        </w:r>
      </w:del>
    </w:p>
    <w:p>
      <w:pPr>
        <w:pStyle w:val="ListParagraph"/>
        <w:numPr>
          <w:ilvl w:val="0"/>
          <w:numId w:val="6"/>
        </w:numPr>
        <w:ind w:left="2088" w:hanging="0"/>
        <w:jc w:val="both"/>
        <w:rPr>
          <w:del w:id="332" w:author="Autor desconocido" w:date="2019-02-27T21:01:40Z"/>
        </w:rPr>
      </w:pPr>
      <w:del w:id="331" w:author="Autor desconocido" w:date="2019-02-27T21:01:40Z">
        <w:r>
          <w:rPr>
            <w:rFonts w:cs="Calibri" w:ascii="Calibri" w:hAnsi="Calibri" w:asciiTheme="minorHAnsi" w:cstheme="minorHAnsi" w:hAnsiTheme="minorHAnsi"/>
          </w:rPr>
          <w:delText xml:space="preserve">En la variable de configuracion 'RUTA_DOCUMENTOS'  poner  “D:” en el path que define la ruta donde se van a guardar los soportes. Se pone “D:” ya que esa es la unidad donde va a estar instalado el aplicativo. </w:delText>
        </w:r>
      </w:del>
    </w:p>
    <w:p>
      <w:pPr>
        <w:pStyle w:val="ListParagraph"/>
        <w:numPr>
          <w:ilvl w:val="0"/>
          <w:numId w:val="6"/>
        </w:numPr>
        <w:jc w:val="both"/>
        <w:rPr>
          <w:del w:id="334" w:author="Autor desconocido" w:date="2019-02-27T21:01:40Z"/>
        </w:rPr>
      </w:pPr>
      <w:del w:id="333" w:author="Autor desconocido" w:date="2019-02-27T21:01:40Z">
        <w:r>
          <w:rPr>
            <w:rFonts w:cs="Calibri" w:ascii="Calibri" w:hAnsi="Calibri"/>
            <w:sz w:val="22"/>
            <w:szCs w:val="22"/>
            <w:lang w:val="es-CO"/>
          </w:rPr>
          <w:delText>Reiniciamos todos los servicios del WampServer</w:delText>
        </w:r>
      </w:del>
    </w:p>
    <w:p>
      <w:pPr>
        <w:pStyle w:val="ListParagraph"/>
        <w:numPr>
          <w:ilvl w:val="0"/>
          <w:numId w:val="6"/>
        </w:numPr>
        <w:ind w:left="2088" w:hanging="0"/>
        <w:jc w:val="both"/>
        <w:rPr>
          <w:rFonts w:ascii="Calibri" w:hAnsi="Calibri" w:cs="Calibri"/>
          <w:sz w:val="22"/>
          <w:szCs w:val="22"/>
          <w:lang w:val="es-CO"/>
          <w:del w:id="336" w:author="Autor desconocido" w:date="2019-02-27T21:01:40Z"/>
        </w:rPr>
      </w:pPr>
      <w:del w:id="335" w:author="Autor desconocido" w:date="2019-02-27T21:01:40Z">
        <w:r>
          <w:rPr>
            <w:rFonts w:cs="Calibri" w:ascii="Calibri" w:hAnsi="Calibri"/>
            <w:sz w:val="22"/>
            <w:szCs w:val="22"/>
            <w:lang w:val="es-CO"/>
          </w:rPr>
        </w:r>
      </w:del>
    </w:p>
    <w:p>
      <w:pPr>
        <w:pStyle w:val="ListParagraph"/>
        <w:numPr>
          <w:ilvl w:val="0"/>
          <w:numId w:val="6"/>
        </w:numPr>
        <w:jc w:val="both"/>
        <w:rPr>
          <w:del w:id="340" w:author="Autor desconocido" w:date="2019-02-27T21:01:40Z"/>
        </w:rPr>
      </w:pPr>
      <w:del w:id="337" w:author="Autor desconocido" w:date="2019-02-27T21:01:40Z">
        <w:r>
          <w:rPr>
            <w:rFonts w:cs="Calibri" w:ascii="Calibri" w:hAnsi="Calibri"/>
            <w:sz w:val="22"/>
            <w:szCs w:val="22"/>
            <w:lang w:val="es-CO"/>
          </w:rPr>
          <w:delText xml:space="preserve">El siguiente paso es configurar en el phpmyadmin el usuario de base de datos  para poder acceder al sistema de información. Se configura entrando al explorador a la ruta </w:delText>
        </w:r>
      </w:del>
      <w:hyperlink r:id="rId47">
        <w:del w:id="338" w:author="Autor desconocido" w:date="2019-02-27T21:01:40Z">
          <w:r>
            <w:rPr>
              <w:rStyle w:val="EnlacedeInternet"/>
              <w:rFonts w:cs="Calibri" w:ascii="Calibri" w:hAnsi="Calibri"/>
              <w:sz w:val="22"/>
              <w:szCs w:val="22"/>
              <w:lang w:val="es-CO"/>
            </w:rPr>
            <w:delText>http://nombredelequipo:8082</w:delText>
          </w:r>
        </w:del>
      </w:hyperlink>
      <w:del w:id="339" w:author="Autor desconocido" w:date="2019-02-27T21:01:40Z">
        <w:r>
          <w:rPr>
            <w:rFonts w:cs="Calibri" w:ascii="Calibri" w:hAnsi="Calibri"/>
            <w:sz w:val="22"/>
            <w:szCs w:val="22"/>
            <w:lang w:val="es-CO"/>
          </w:rPr>
          <w:delText xml:space="preserve"> y aparecerá el siguiente pantallazo.</w:delText>
        </w:r>
      </w:del>
    </w:p>
    <w:p>
      <w:pPr>
        <w:pStyle w:val="ListParagraph"/>
        <w:numPr>
          <w:ilvl w:val="0"/>
          <w:numId w:val="6"/>
        </w:numPr>
        <w:jc w:val="both"/>
        <w:rPr>
          <w:rFonts w:ascii="Calibri" w:hAnsi="Calibri" w:cs="Calibri"/>
          <w:sz w:val="22"/>
          <w:szCs w:val="22"/>
          <w:lang w:val="es-CO"/>
          <w:del w:id="342" w:author="Autor desconocido" w:date="2019-02-27T21:01:40Z"/>
        </w:rPr>
      </w:pPr>
      <w:del w:id="341" w:author="Autor desconocido" w:date="2019-02-27T21:01:40Z">
        <w:r>
          <w:rPr>
            <w:rFonts w:cs="Calibri" w:ascii="Calibri" w:hAnsi="Calibri"/>
            <w:sz w:val="22"/>
            <w:szCs w:val="22"/>
            <w:lang w:val="es-CO"/>
          </w:rPr>
        </w:r>
      </w:del>
    </w:p>
    <w:p>
      <w:pPr>
        <w:pStyle w:val="ListParagraph"/>
        <w:numPr>
          <w:ilvl w:val="0"/>
          <w:numId w:val="6"/>
        </w:numPr>
        <w:ind w:left="2088" w:hanging="0"/>
        <w:jc w:val="both"/>
        <w:rPr>
          <w:rFonts w:ascii="Calibri" w:hAnsi="Calibri" w:cs="Calibri"/>
          <w:sz w:val="22"/>
          <w:szCs w:val="22"/>
          <w:lang w:val="es-CO"/>
          <w:del w:id="344" w:author="Autor desconocido" w:date="2019-02-27T21:01:40Z"/>
        </w:rPr>
      </w:pPr>
      <w:del w:id="343" w:author="Autor desconocido" w:date="2019-02-27T21:01:40Z">
        <w:r>
          <w:rPr>
            <w:rFonts w:cs="Calibri" w:ascii="Calibri" w:hAnsi="Calibri"/>
            <w:sz w:val="22"/>
            <w:szCs w:val="22"/>
            <w:lang w:val="es-CO"/>
          </w:rPr>
        </w:r>
      </w:del>
    </w:p>
    <w:p>
      <w:pPr>
        <w:pStyle w:val="Ttulo2"/>
        <w:numPr>
          <w:ilvl w:val="0"/>
          <w:numId w:val="6"/>
        </w:numPr>
        <w:rPr>
          <w:del w:id="345" w:author="Autor desconocido" w:date="2019-02-27T21:01:40Z"/>
        </w:rPr>
      </w:pPr>
      <w:r>
        <w:rPr/>
        <w:drawing>
          <wp:inline distT="0" distB="0" distL="0" distR="0">
            <wp:extent cx="4133850" cy="1781175"/>
            <wp:effectExtent l="0" t="0" r="0" b="0"/>
            <wp:docPr id="4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6" descr=""/>
                    <pic:cNvPicPr>
                      <a:picLocks noChangeAspect="1" noChangeArrowheads="1"/>
                    </pic:cNvPicPr>
                  </pic:nvPicPr>
                  <pic:blipFill>
                    <a:blip r:embed="rId48"/>
                    <a:stretch>
                      <a:fillRect/>
                    </a:stretch>
                  </pic:blipFill>
                  <pic:spPr bwMode="auto">
                    <a:xfrm>
                      <a:off x="0" y="0"/>
                      <a:ext cx="4133850" cy="1781175"/>
                    </a:xfrm>
                    <a:prstGeom prst="rect">
                      <a:avLst/>
                    </a:prstGeom>
                  </pic:spPr>
                </pic:pic>
              </a:graphicData>
            </a:graphic>
          </wp:inline>
        </w:drawing>
      </w:r>
    </w:p>
    <w:p>
      <w:pPr>
        <w:pStyle w:val="ListParagraph"/>
        <w:numPr>
          <w:ilvl w:val="0"/>
          <w:numId w:val="6"/>
        </w:numPr>
        <w:ind w:left="2088" w:hanging="0"/>
        <w:jc w:val="both"/>
        <w:rPr>
          <w:rFonts w:ascii="Calibri" w:hAnsi="Calibri" w:cs="Calibri"/>
          <w:szCs w:val="16"/>
          <w:lang w:val="es-CO"/>
          <w:del w:id="347" w:author="Autor desconocido" w:date="2019-02-27T21:01:40Z"/>
        </w:rPr>
      </w:pPr>
      <w:del w:id="346" w:author="Autor desconocido" w:date="2019-02-27T21:01:40Z">
        <w:r>
          <w:rPr>
            <w:rFonts w:cs="Calibri" w:ascii="Calibri" w:hAnsi="Calibri"/>
            <w:szCs w:val="16"/>
            <w:lang w:val="es-CO"/>
          </w:rPr>
        </w:r>
      </w:del>
    </w:p>
    <w:p>
      <w:pPr>
        <w:pStyle w:val="ListParagraph"/>
        <w:numPr>
          <w:ilvl w:val="0"/>
          <w:numId w:val="6"/>
        </w:numPr>
        <w:jc w:val="both"/>
        <w:rPr>
          <w:rFonts w:ascii="Calibri" w:hAnsi="Calibri" w:cs="Calibri"/>
          <w:szCs w:val="16"/>
          <w:lang w:val="es-CO"/>
          <w:del w:id="349" w:author="Autor desconocido" w:date="2019-02-27T21:01:40Z"/>
        </w:rPr>
      </w:pPr>
      <w:del w:id="348" w:author="Autor desconocido" w:date="2019-02-27T21:01:40Z">
        <w:r>
          <w:rPr>
            <w:rFonts w:cs="Calibri" w:ascii="Calibri" w:hAnsi="Calibri"/>
            <w:szCs w:val="16"/>
            <w:lang w:val="es-CO"/>
          </w:rPr>
        </w:r>
      </w:del>
    </w:p>
    <w:p>
      <w:pPr>
        <w:pStyle w:val="ListParagraph"/>
        <w:numPr>
          <w:ilvl w:val="0"/>
          <w:numId w:val="6"/>
        </w:numPr>
        <w:jc w:val="both"/>
        <w:rPr>
          <w:del w:id="351" w:author="Autor desconocido" w:date="2019-02-27T21:01:40Z"/>
        </w:rPr>
      </w:pPr>
      <w:del w:id="350" w:author="Autor desconocido" w:date="2019-02-27T21:01:40Z">
        <w:r>
          <w:rPr>
            <w:rFonts w:cs="Calibri" w:ascii="Calibri" w:hAnsi="Calibri"/>
            <w:szCs w:val="16"/>
            <w:lang w:val="es-CO"/>
          </w:rPr>
          <w:delText>Se selecciona la opción phpmyadmin y aparecerá el siguiente pantallazo.</w:delText>
        </w:r>
      </w:del>
    </w:p>
    <w:p>
      <w:pPr>
        <w:pStyle w:val="ListParagraph"/>
        <w:numPr>
          <w:ilvl w:val="0"/>
          <w:numId w:val="6"/>
        </w:numPr>
        <w:ind w:left="1728" w:hanging="0"/>
        <w:jc w:val="both"/>
        <w:rPr>
          <w:rFonts w:ascii="Calibri" w:hAnsi="Calibri" w:cs="Calibri"/>
          <w:szCs w:val="16"/>
          <w:lang w:val="es-CO"/>
          <w:del w:id="353" w:author="Autor desconocido" w:date="2019-02-27T21:01:40Z"/>
        </w:rPr>
      </w:pPr>
      <w:del w:id="352" w:author="Autor desconocido" w:date="2019-02-27T21:01:40Z">
        <w:r>
          <w:rPr>
            <w:rFonts w:cs="Calibri" w:ascii="Calibri" w:hAnsi="Calibri"/>
            <w:szCs w:val="16"/>
            <w:lang w:val="es-CO"/>
          </w:rPr>
        </w:r>
      </w:del>
    </w:p>
    <w:p>
      <w:pPr>
        <w:pStyle w:val="Ttulo2"/>
        <w:numPr>
          <w:ilvl w:val="0"/>
          <w:numId w:val="6"/>
        </w:numPr>
        <w:rPr>
          <w:del w:id="354" w:author="Autor desconocido" w:date="2019-02-27T21:01:40Z"/>
        </w:rPr>
      </w:pPr>
      <w:r>
        <w:rPr/>
        <w:drawing>
          <wp:inline distT="0" distB="0" distL="0" distR="0">
            <wp:extent cx="3943350" cy="1914525"/>
            <wp:effectExtent l="0" t="0" r="0" b="0"/>
            <wp:docPr id="46"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 descr=""/>
                    <pic:cNvPicPr>
                      <a:picLocks noChangeAspect="1" noChangeArrowheads="1"/>
                    </pic:cNvPicPr>
                  </pic:nvPicPr>
                  <pic:blipFill>
                    <a:blip r:embed="rId49"/>
                    <a:stretch>
                      <a:fillRect/>
                    </a:stretch>
                  </pic:blipFill>
                  <pic:spPr bwMode="auto">
                    <a:xfrm>
                      <a:off x="0" y="0"/>
                      <a:ext cx="3943350" cy="1914525"/>
                    </a:xfrm>
                    <a:prstGeom prst="rect">
                      <a:avLst/>
                    </a:prstGeom>
                  </pic:spPr>
                </pic:pic>
              </a:graphicData>
            </a:graphic>
          </wp:inline>
        </w:drawing>
      </w:r>
    </w:p>
    <w:p>
      <w:pPr>
        <w:pStyle w:val="ListParagraph"/>
        <w:numPr>
          <w:ilvl w:val="0"/>
          <w:numId w:val="6"/>
        </w:numPr>
        <w:ind w:left="2088" w:hanging="0"/>
        <w:jc w:val="both"/>
        <w:rPr>
          <w:rFonts w:ascii="Calibri" w:hAnsi="Calibri" w:cs="Calibri"/>
          <w:szCs w:val="16"/>
          <w:lang w:val="es-CO"/>
          <w:del w:id="356" w:author="Autor desconocido" w:date="2019-02-27T21:01:40Z"/>
        </w:rPr>
      </w:pPr>
      <w:del w:id="355" w:author="Autor desconocido" w:date="2019-02-27T21:01:40Z">
        <w:r>
          <w:rPr>
            <w:rFonts w:cs="Calibri" w:ascii="Calibri" w:hAnsi="Calibri"/>
            <w:szCs w:val="16"/>
            <w:lang w:val="es-CO"/>
          </w:rPr>
        </w:r>
      </w:del>
    </w:p>
    <w:p>
      <w:pPr>
        <w:pStyle w:val="ListParagraph"/>
        <w:numPr>
          <w:ilvl w:val="0"/>
          <w:numId w:val="6"/>
        </w:numPr>
        <w:ind w:left="2088" w:hanging="0"/>
        <w:jc w:val="both"/>
        <w:rPr>
          <w:del w:id="358" w:author="Autor desconocido" w:date="2019-02-27T21:01:40Z"/>
        </w:rPr>
      </w:pPr>
      <w:del w:id="357" w:author="Autor desconocido" w:date="2019-02-27T21:01:40Z">
        <w:r>
          <w:rPr>
            <w:rFonts w:cs="Calibri" w:ascii="Calibri" w:hAnsi="Calibri"/>
            <w:szCs w:val="16"/>
            <w:lang w:val="es-CO"/>
          </w:rPr>
          <w:delText xml:space="preserve">Nota: en caso de que se requiera alguna autenticación favor intentar con las siguientes credenciales: </w:delText>
        </w:r>
      </w:del>
    </w:p>
    <w:p>
      <w:pPr>
        <w:pStyle w:val="ListParagraph"/>
        <w:numPr>
          <w:ilvl w:val="0"/>
          <w:numId w:val="6"/>
        </w:numPr>
        <w:ind w:left="2088" w:hanging="0"/>
        <w:jc w:val="both"/>
        <w:rPr>
          <w:rFonts w:ascii="Calibri" w:hAnsi="Calibri" w:cs="Calibri"/>
          <w:szCs w:val="16"/>
          <w:lang w:val="es-CO"/>
          <w:del w:id="360" w:author="Autor desconocido" w:date="2019-02-27T21:01:40Z"/>
        </w:rPr>
      </w:pPr>
      <w:del w:id="359" w:author="Autor desconocido" w:date="2019-02-27T21:01:40Z">
        <w:r>
          <w:rPr>
            <w:rFonts w:cs="Calibri" w:ascii="Calibri" w:hAnsi="Calibri"/>
            <w:szCs w:val="16"/>
            <w:lang w:val="es-CO"/>
          </w:rPr>
        </w:r>
      </w:del>
    </w:p>
    <w:p>
      <w:pPr>
        <w:pStyle w:val="ListParagraph"/>
        <w:numPr>
          <w:ilvl w:val="0"/>
          <w:numId w:val="6"/>
        </w:numPr>
        <w:ind w:left="2088" w:hanging="0"/>
        <w:jc w:val="both"/>
        <w:rPr>
          <w:del w:id="362" w:author="Autor desconocido" w:date="2019-02-27T21:01:40Z"/>
        </w:rPr>
      </w:pPr>
      <w:del w:id="361" w:author="Autor desconocido" w:date="2019-02-27T21:01:40Z">
        <w:r>
          <w:rPr>
            <w:rFonts w:cs="Calibri" w:ascii="Calibri" w:hAnsi="Calibri"/>
            <w:szCs w:val="16"/>
            <w:lang w:val="es-CO"/>
          </w:rPr>
          <w:delText>User:  root</w:delText>
        </w:r>
      </w:del>
    </w:p>
    <w:p>
      <w:pPr>
        <w:pStyle w:val="ListParagraph"/>
        <w:numPr>
          <w:ilvl w:val="0"/>
          <w:numId w:val="6"/>
        </w:numPr>
        <w:ind w:left="2088" w:hanging="0"/>
        <w:jc w:val="both"/>
        <w:rPr>
          <w:del w:id="364" w:author="Autor desconocido" w:date="2019-02-27T21:01:40Z"/>
        </w:rPr>
      </w:pPr>
      <w:del w:id="363" w:author="Autor desconocido" w:date="2019-02-27T21:01:40Z">
        <w:r>
          <w:rPr>
            <w:rFonts w:cs="Calibri" w:ascii="Calibri" w:hAnsi="Calibri"/>
            <w:szCs w:val="16"/>
            <w:lang w:val="es-CO"/>
          </w:rPr>
          <w:delText>Password: La clave de password definida en el numeral g)</w:delText>
        </w:r>
      </w:del>
    </w:p>
    <w:p>
      <w:pPr>
        <w:pStyle w:val="ListParagraph"/>
        <w:numPr>
          <w:ilvl w:val="0"/>
          <w:numId w:val="6"/>
        </w:numPr>
        <w:ind w:left="2088" w:hanging="0"/>
        <w:jc w:val="both"/>
        <w:rPr>
          <w:rFonts w:ascii="Calibri" w:hAnsi="Calibri" w:cs="Calibri"/>
          <w:szCs w:val="16"/>
          <w:lang w:val="es-CO"/>
          <w:del w:id="366" w:author="Autor desconocido" w:date="2019-02-27T21:01:40Z"/>
        </w:rPr>
      </w:pPr>
      <w:del w:id="365" w:author="Autor desconocido" w:date="2019-02-27T21:01:40Z">
        <w:r>
          <w:rPr>
            <w:rFonts w:cs="Calibri" w:ascii="Calibri" w:hAnsi="Calibri"/>
            <w:szCs w:val="16"/>
            <w:lang w:val="es-CO"/>
          </w:rPr>
        </w:r>
      </w:del>
    </w:p>
    <w:p>
      <w:pPr>
        <w:pStyle w:val="ListParagraph"/>
        <w:numPr>
          <w:ilvl w:val="0"/>
          <w:numId w:val="6"/>
        </w:numPr>
        <w:ind w:left="1416" w:hanging="0"/>
        <w:jc w:val="both"/>
        <w:rPr>
          <w:rFonts w:ascii="Calibri" w:hAnsi="Calibri" w:cs="Calibri"/>
          <w:szCs w:val="16"/>
          <w:lang w:val="es-CO"/>
          <w:del w:id="368" w:author="Autor desconocido" w:date="2019-02-27T21:01:40Z"/>
        </w:rPr>
      </w:pPr>
      <w:del w:id="367" w:author="Autor desconocido" w:date="2019-02-27T21:01:40Z">
        <w:r>
          <w:rPr>
            <w:rFonts w:cs="Calibri" w:ascii="Calibri" w:hAnsi="Calibri"/>
            <w:szCs w:val="16"/>
            <w:lang w:val="es-CO"/>
          </w:rPr>
        </w:r>
      </w:del>
    </w:p>
    <w:p>
      <w:pPr>
        <w:pStyle w:val="ListParagraph"/>
        <w:numPr>
          <w:ilvl w:val="0"/>
          <w:numId w:val="6"/>
        </w:numPr>
        <w:jc w:val="both"/>
        <w:rPr>
          <w:del w:id="370" w:author="Autor desconocido" w:date="2019-02-27T21:01:40Z"/>
        </w:rPr>
      </w:pPr>
      <w:del w:id="369" w:author="Autor desconocido" w:date="2019-02-27T21:01:40Z">
        <w:r>
          <w:rPr>
            <w:rFonts w:cs="Calibri" w:ascii="Calibri" w:hAnsi="Calibri"/>
            <w:szCs w:val="16"/>
            <w:lang w:val="es-CO"/>
          </w:rPr>
          <w:delText>Haciendo clic en privilegios aparecen los usuarios de Base de Datos. Favor seleccionar Usuario: root   Servidor: localhost  (resaltado en verde en la figura ) y dar clic en el ícono de “editar los privilegios”.</w:delText>
        </w:r>
      </w:del>
    </w:p>
    <w:p>
      <w:pPr>
        <w:pStyle w:val="ListParagraph"/>
        <w:numPr>
          <w:ilvl w:val="0"/>
          <w:numId w:val="6"/>
        </w:numPr>
        <w:ind w:left="2088" w:hanging="0"/>
        <w:jc w:val="both"/>
        <w:rPr>
          <w:rFonts w:ascii="Calibri" w:hAnsi="Calibri" w:cs="Calibri"/>
          <w:szCs w:val="16"/>
          <w:lang w:val="es-CO"/>
          <w:del w:id="372" w:author="Autor desconocido" w:date="2019-02-27T21:01:40Z"/>
        </w:rPr>
      </w:pPr>
      <w:del w:id="371" w:author="Autor desconocido" w:date="2019-02-27T21:01:40Z">
        <w:r>
          <w:rPr>
            <w:rFonts w:cs="Calibri" w:ascii="Calibri" w:hAnsi="Calibri"/>
            <w:szCs w:val="16"/>
            <w:lang w:val="es-CO"/>
          </w:rPr>
        </w:r>
      </w:del>
    </w:p>
    <w:p>
      <w:pPr>
        <w:pStyle w:val="Ttulo2"/>
        <w:numPr>
          <w:ilvl w:val="0"/>
          <w:numId w:val="6"/>
        </w:numPr>
        <w:rPr>
          <w:del w:id="373" w:author="Autor desconocido" w:date="2019-02-27T21:01:40Z"/>
        </w:rPr>
      </w:pPr>
      <w:r>
        <w:rPr/>
        <w:drawing>
          <wp:inline distT="0" distB="0" distL="0" distR="0">
            <wp:extent cx="4067175" cy="1800225"/>
            <wp:effectExtent l="0" t="0" r="0" b="0"/>
            <wp:docPr id="47"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 descr=""/>
                    <pic:cNvPicPr>
                      <a:picLocks noChangeAspect="1" noChangeArrowheads="1"/>
                    </pic:cNvPicPr>
                  </pic:nvPicPr>
                  <pic:blipFill>
                    <a:blip r:embed="rId50"/>
                    <a:stretch>
                      <a:fillRect/>
                    </a:stretch>
                  </pic:blipFill>
                  <pic:spPr bwMode="auto">
                    <a:xfrm>
                      <a:off x="0" y="0"/>
                      <a:ext cx="4067175" cy="1800225"/>
                    </a:xfrm>
                    <a:prstGeom prst="rect">
                      <a:avLst/>
                    </a:prstGeom>
                  </pic:spPr>
                </pic:pic>
              </a:graphicData>
            </a:graphic>
          </wp:inline>
        </w:drawing>
      </w:r>
    </w:p>
    <w:p>
      <w:pPr>
        <w:pStyle w:val="ListParagraph"/>
        <w:numPr>
          <w:ilvl w:val="0"/>
          <w:numId w:val="6"/>
        </w:numPr>
        <w:ind w:left="2088" w:hanging="0"/>
        <w:jc w:val="both"/>
        <w:rPr>
          <w:rFonts w:ascii="Calibri" w:hAnsi="Calibri" w:cs="Calibri"/>
          <w:szCs w:val="16"/>
          <w:lang w:val="es-CO"/>
          <w:del w:id="375" w:author="Autor desconocido" w:date="2019-02-27T21:01:40Z"/>
        </w:rPr>
      </w:pPr>
      <w:del w:id="374" w:author="Autor desconocido" w:date="2019-02-27T21:01:40Z">
        <w:r>
          <w:rPr>
            <w:rFonts w:cs="Calibri" w:ascii="Calibri" w:hAnsi="Calibri"/>
            <w:szCs w:val="16"/>
            <w:lang w:val="es-CO"/>
          </w:rPr>
        </w:r>
      </w:del>
    </w:p>
    <w:p>
      <w:pPr>
        <w:pStyle w:val="ListParagraph"/>
        <w:numPr>
          <w:ilvl w:val="0"/>
          <w:numId w:val="6"/>
        </w:numPr>
        <w:jc w:val="both"/>
        <w:rPr>
          <w:del w:id="377" w:author="Autor desconocido" w:date="2019-02-27T21:01:40Z"/>
        </w:rPr>
      </w:pPr>
      <w:del w:id="376" w:author="Autor desconocido" w:date="2019-02-27T21:01:40Z">
        <w:r>
          <w:rPr>
            <w:rFonts w:cs="Calibri" w:ascii="Calibri" w:hAnsi="Calibri"/>
            <w:szCs w:val="16"/>
            <w:lang w:val="es-CO"/>
          </w:rPr>
          <w:delText>Asignamos al usuario root   la contraseña ( la misma   con la que se ha trabajado todo este tiempo y que se definió en el numeral g)  para el acceso a la base de datos y damos clic en continuar.</w:delText>
        </w:r>
      </w:del>
    </w:p>
    <w:p>
      <w:pPr>
        <w:pStyle w:val="ListParagraph"/>
        <w:numPr>
          <w:ilvl w:val="0"/>
          <w:numId w:val="6"/>
        </w:numPr>
        <w:jc w:val="both"/>
        <w:rPr>
          <w:rFonts w:ascii="Calibri" w:hAnsi="Calibri" w:cs="Calibri"/>
          <w:szCs w:val="16"/>
          <w:lang w:val="es-CO"/>
          <w:del w:id="379" w:author="Autor desconocido" w:date="2019-02-27T21:01:40Z"/>
        </w:rPr>
      </w:pPr>
      <w:del w:id="378" w:author="Autor desconocido" w:date="2019-02-27T21:01:40Z">
        <w:r>
          <w:rPr>
            <w:rFonts w:cs="Calibri" w:ascii="Calibri" w:hAnsi="Calibri"/>
            <w:szCs w:val="16"/>
            <w:lang w:val="es-CO"/>
          </w:rPr>
        </w:r>
      </w:del>
    </w:p>
    <w:p>
      <w:pPr>
        <w:pStyle w:val="ListParagraph"/>
        <w:numPr>
          <w:ilvl w:val="0"/>
          <w:numId w:val="6"/>
        </w:numPr>
        <w:jc w:val="both"/>
        <w:rPr>
          <w:rFonts w:ascii="Calibri" w:hAnsi="Calibri" w:cs="Calibri"/>
          <w:szCs w:val="16"/>
          <w:lang w:val="es-CO"/>
          <w:del w:id="381" w:author="Autor desconocido" w:date="2019-02-27T21:01:40Z"/>
        </w:rPr>
      </w:pPr>
      <w:del w:id="380" w:author="Autor desconocido" w:date="2019-02-27T21:01:40Z">
        <w:r>
          <w:rPr>
            <w:rFonts w:cs="Calibri" w:ascii="Calibri" w:hAnsi="Calibri"/>
            <w:szCs w:val="16"/>
            <w:lang w:val="es-CO"/>
          </w:rPr>
        </w:r>
      </w:del>
    </w:p>
    <w:p>
      <w:pPr>
        <w:pStyle w:val="Ttulo2"/>
        <w:numPr>
          <w:ilvl w:val="0"/>
          <w:numId w:val="6"/>
        </w:numPr>
        <w:rPr>
          <w:rFonts w:ascii="Arial" w:hAnsi="Arial" w:cs="Arial"/>
          <w:sz w:val="20"/>
          <w:szCs w:val="20"/>
          <w:del w:id="382" w:author="Autor desconocido" w:date="2019-02-27T21:01:40Z"/>
        </w:rPr>
      </w:pPr>
      <w:r>
        <w:rPr/>
        <w:drawing>
          <wp:inline distT="0" distB="0" distL="0" distR="0">
            <wp:extent cx="3067050" cy="1533525"/>
            <wp:effectExtent l="0" t="0" r="0" b="0"/>
            <wp:docPr id="48"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3" descr=""/>
                    <pic:cNvPicPr>
                      <a:picLocks noChangeAspect="1" noChangeArrowheads="1"/>
                    </pic:cNvPicPr>
                  </pic:nvPicPr>
                  <pic:blipFill>
                    <a:blip r:embed="rId51"/>
                    <a:stretch>
                      <a:fillRect/>
                    </a:stretch>
                  </pic:blipFill>
                  <pic:spPr bwMode="auto">
                    <a:xfrm>
                      <a:off x="0" y="0"/>
                      <a:ext cx="3067050" cy="1533525"/>
                    </a:xfrm>
                    <a:prstGeom prst="rect">
                      <a:avLst/>
                    </a:prstGeom>
                  </pic:spPr>
                </pic:pic>
              </a:graphicData>
            </a:graphic>
          </wp:inline>
        </w:drawing>
      </w:r>
    </w:p>
    <w:p>
      <w:pPr>
        <w:pStyle w:val="ListParagraph"/>
        <w:numPr>
          <w:ilvl w:val="0"/>
          <w:numId w:val="6"/>
        </w:numPr>
        <w:ind w:left="2088" w:hanging="0"/>
        <w:jc w:val="both"/>
        <w:rPr>
          <w:rFonts w:ascii="Calibri" w:hAnsi="Calibri" w:cs="Calibri"/>
          <w:szCs w:val="16"/>
          <w:lang w:val="es-CO"/>
          <w:del w:id="384" w:author="Autor desconocido" w:date="2019-02-27T21:01:40Z"/>
        </w:rPr>
      </w:pPr>
      <w:del w:id="383" w:author="Autor desconocido" w:date="2019-02-27T21:01:40Z">
        <w:r>
          <w:rPr>
            <w:rFonts w:cs="Calibri" w:ascii="Calibri" w:hAnsi="Calibri"/>
            <w:szCs w:val="16"/>
            <w:lang w:val="es-CO"/>
          </w:rPr>
        </w:r>
      </w:del>
    </w:p>
    <w:p>
      <w:pPr>
        <w:pStyle w:val="ListParagraph"/>
        <w:numPr>
          <w:ilvl w:val="0"/>
          <w:numId w:val="6"/>
        </w:numPr>
        <w:jc w:val="both"/>
        <w:rPr>
          <w:del w:id="386" w:author="Autor desconocido" w:date="2019-02-27T21:01:40Z"/>
        </w:rPr>
      </w:pPr>
      <w:del w:id="385" w:author="Autor desconocido" w:date="2019-02-27T21:01:40Z">
        <w:r>
          <w:rPr>
            <w:rFonts w:cs="Calibri" w:ascii="Calibri" w:hAnsi="Calibri"/>
            <w:szCs w:val="16"/>
            <w:lang w:val="es-CO"/>
          </w:rPr>
          <w:delText>Una vez se le asigne la contraseña y se seleccione el botón continuar aparecerá el siguiente pantallazo y dar continuar.</w:delText>
        </w:r>
      </w:del>
    </w:p>
    <w:p>
      <w:pPr>
        <w:pStyle w:val="ListParagraph"/>
        <w:numPr>
          <w:ilvl w:val="0"/>
          <w:numId w:val="6"/>
        </w:numPr>
        <w:ind w:left="2088" w:hanging="0"/>
        <w:jc w:val="both"/>
        <w:rPr>
          <w:rFonts w:ascii="Calibri" w:hAnsi="Calibri" w:cs="Calibri"/>
          <w:szCs w:val="16"/>
          <w:lang w:val="es-CO"/>
          <w:del w:id="388" w:author="Autor desconocido" w:date="2019-02-27T21:01:40Z"/>
        </w:rPr>
      </w:pPr>
      <w:del w:id="387" w:author="Autor desconocido" w:date="2019-02-27T21:01:40Z">
        <w:r>
          <w:rPr>
            <w:rFonts w:cs="Calibri" w:ascii="Calibri" w:hAnsi="Calibri"/>
            <w:szCs w:val="16"/>
            <w:lang w:val="es-CO"/>
          </w:rPr>
        </w:r>
      </w:del>
    </w:p>
    <w:p>
      <w:pPr>
        <w:pStyle w:val="Ttulo2"/>
        <w:numPr>
          <w:ilvl w:val="0"/>
          <w:numId w:val="6"/>
        </w:numPr>
        <w:rPr>
          <w:rFonts w:cs="Calibri"/>
          <w:b/>
          <w:b/>
          <w:szCs w:val="16"/>
          <w:del w:id="390" w:author="Autor desconocido" w:date="2019-02-27T21:01:40Z"/>
        </w:rPr>
      </w:pPr>
      <w:del w:id="389" w:author="Autor desconocido" w:date="2019-02-27T21:01:40Z">
        <w:r>
          <w:rPr>
            <w:rFonts w:cs="Arial" w:ascii="Arial" w:hAnsi="Arial"/>
            <w:sz w:val="20"/>
            <w:szCs w:val="20"/>
          </w:rPr>
          <w:delText xml:space="preserve">        </w:delText>
        </w:r>
      </w:del>
      <w:r>
        <w:rPr/>
        <w:drawing>
          <wp:inline distT="0" distB="0" distL="0" distR="0">
            <wp:extent cx="3486150" cy="1857375"/>
            <wp:effectExtent l="0" t="0" r="0" b="0"/>
            <wp:docPr id="49"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2" descr=""/>
                    <pic:cNvPicPr>
                      <a:picLocks noChangeAspect="1" noChangeArrowheads="1"/>
                    </pic:cNvPicPr>
                  </pic:nvPicPr>
                  <pic:blipFill>
                    <a:blip r:embed="rId52"/>
                    <a:stretch>
                      <a:fillRect/>
                    </a:stretch>
                  </pic:blipFill>
                  <pic:spPr bwMode="auto">
                    <a:xfrm>
                      <a:off x="0" y="0"/>
                      <a:ext cx="3486150" cy="1857375"/>
                    </a:xfrm>
                    <a:prstGeom prst="rect">
                      <a:avLst/>
                    </a:prstGeom>
                  </pic:spPr>
                </pic:pic>
              </a:graphicData>
            </a:graphic>
          </wp:inline>
        </w:drawing>
      </w:r>
    </w:p>
    <w:p>
      <w:pPr>
        <w:pStyle w:val="ListParagraph"/>
        <w:numPr>
          <w:ilvl w:val="0"/>
          <w:numId w:val="6"/>
        </w:numPr>
        <w:ind w:left="1728" w:hanging="0"/>
        <w:jc w:val="both"/>
        <w:rPr>
          <w:rFonts w:ascii="Arial" w:hAnsi="Arial" w:cs="Arial"/>
          <w:sz w:val="20"/>
          <w:szCs w:val="20"/>
          <w:del w:id="392" w:author="Autor desconocido" w:date="2019-02-27T21:01:40Z"/>
        </w:rPr>
      </w:pPr>
      <w:del w:id="391" w:author="Autor desconocido" w:date="2019-02-27T21:01:40Z">
        <w:r>
          <w:rPr>
            <w:rFonts w:cs="Arial" w:ascii="Arial" w:hAnsi="Arial"/>
            <w:sz w:val="20"/>
            <w:szCs w:val="20"/>
          </w:rPr>
        </w:r>
      </w:del>
    </w:p>
    <w:p>
      <w:pPr>
        <w:pStyle w:val="ListParagraph"/>
        <w:numPr>
          <w:ilvl w:val="0"/>
          <w:numId w:val="6"/>
        </w:numPr>
        <w:jc w:val="both"/>
        <w:rPr>
          <w:del w:id="394" w:author="Autor desconocido" w:date="2019-02-27T21:01:40Z"/>
        </w:rPr>
      </w:pPr>
      <w:del w:id="393" w:author="Autor desconocido" w:date="2019-02-27T21:01:40Z">
        <w:r>
          <w:rPr>
            <w:rFonts w:cs="Calibri" w:ascii="Calibri" w:hAnsi="Calibri"/>
            <w:szCs w:val="16"/>
            <w:lang w:val="es-CO"/>
          </w:rPr>
          <w:delText>Se procede a restaurar las bases de datos del sistema de información mediante el comando source en la consola de mysql ó mediante el phpmyadmin.</w:delText>
        </w:r>
      </w:del>
    </w:p>
    <w:p>
      <w:pPr>
        <w:pStyle w:val="ListParagraph"/>
        <w:numPr>
          <w:ilvl w:val="0"/>
          <w:numId w:val="6"/>
        </w:numPr>
        <w:ind w:left="2088" w:hanging="0"/>
        <w:jc w:val="both"/>
        <w:rPr>
          <w:rFonts w:ascii="Calibri" w:hAnsi="Calibri" w:cs="Calibri"/>
          <w:szCs w:val="16"/>
          <w:lang w:val="es-CO"/>
          <w:del w:id="396" w:author="Autor desconocido" w:date="2019-02-27T21:01:40Z"/>
        </w:rPr>
      </w:pPr>
      <w:del w:id="395" w:author="Autor desconocido" w:date="2019-02-27T21:01:40Z">
        <w:r>
          <w:rPr>
            <w:rFonts w:cs="Calibri" w:ascii="Calibri" w:hAnsi="Calibri"/>
            <w:szCs w:val="16"/>
            <w:lang w:val="es-CO"/>
          </w:rPr>
        </w:r>
      </w:del>
    </w:p>
    <w:p>
      <w:pPr>
        <w:pStyle w:val="ListParagraph"/>
        <w:numPr>
          <w:ilvl w:val="0"/>
          <w:numId w:val="6"/>
        </w:numPr>
        <w:jc w:val="both"/>
        <w:rPr>
          <w:del w:id="398" w:author="Autor desconocido" w:date="2019-02-27T21:01:40Z"/>
        </w:rPr>
      </w:pPr>
      <w:del w:id="397" w:author="Autor desconocido" w:date="2019-02-27T21:01:40Z">
        <w:r>
          <w:rPr>
            <w:rFonts w:cs="Calibri" w:ascii="Calibri" w:hAnsi="Calibri"/>
            <w:szCs w:val="16"/>
            <w:lang w:val="es-CO"/>
          </w:rPr>
          <w:delText xml:space="preserve">Una vez realizado todo este procedimiento podrá tener acceso al sistema de información en la siguiente URL: </w:delText>
        </w:r>
      </w:del>
    </w:p>
    <w:p>
      <w:pPr>
        <w:pStyle w:val="ListParagraph"/>
        <w:numPr>
          <w:ilvl w:val="0"/>
          <w:numId w:val="6"/>
        </w:numPr>
        <w:ind w:left="1380" w:firstLine="708"/>
        <w:jc w:val="both"/>
        <w:rPr>
          <w:del w:id="400" w:author="Autor desconocido" w:date="2019-02-27T21:01:40Z"/>
        </w:rPr>
      </w:pPr>
      <w:hyperlink r:id="rId53">
        <w:del w:id="399" w:author="Autor desconocido" w:date="2019-02-27T21:01:40Z">
          <w:r>
            <w:rPr>
              <w:rStyle w:val="EnlacedeInternet"/>
              <w:rFonts w:cs="Calibri"/>
              <w:szCs w:val="16"/>
            </w:rPr>
            <w:delText>http://nombredelhost:8082/fenix/</w:delText>
          </w:r>
        </w:del>
      </w:hyperlink>
    </w:p>
    <w:p>
      <w:pPr>
        <w:pStyle w:val="ListParagraph"/>
        <w:numPr>
          <w:ilvl w:val="0"/>
          <w:numId w:val="6"/>
        </w:numPr>
        <w:ind w:left="1380" w:firstLine="708"/>
        <w:jc w:val="both"/>
        <w:rPr>
          <w:del w:id="403" w:author="Autor desconocido" w:date="2019-02-27T21:01:40Z"/>
        </w:rPr>
      </w:pPr>
      <w:del w:id="401" w:author="Autor desconocido" w:date="2019-02-27T21:01:40Z">
        <w:r>
          <w:rPr>
            <w:rFonts w:cs="Calibri"/>
            <w:szCs w:val="16"/>
          </w:rPr>
          <w:delText xml:space="preserve">Para acceso externo sería  </w:delText>
        </w:r>
      </w:del>
      <w:hyperlink r:id="rId54">
        <w:del w:id="402" w:author="Autor desconocido" w:date="2019-02-27T21:01:40Z">
          <w:r>
            <w:rPr>
              <w:rStyle w:val="EnlacedeInternet"/>
              <w:rFonts w:cs="Calibri"/>
              <w:szCs w:val="16"/>
            </w:rPr>
            <w:delText>http://xxx.xxx.xx.xx:8082/fenix/</w:delText>
          </w:r>
        </w:del>
      </w:hyperlink>
    </w:p>
    <w:p>
      <w:pPr>
        <w:pStyle w:val="ListParagraph"/>
        <w:numPr>
          <w:ilvl w:val="0"/>
          <w:numId w:val="6"/>
        </w:numPr>
        <w:jc w:val="both"/>
        <w:rPr>
          <w:rFonts w:cs="Calibri"/>
          <w:szCs w:val="16"/>
          <w:del w:id="405" w:author="Autor desconocido" w:date="2019-02-27T21:01:40Z"/>
        </w:rPr>
      </w:pPr>
      <w:del w:id="404" w:author="Autor desconocido" w:date="2019-02-27T21:01:40Z">
        <w:r>
          <w:rPr>
            <w:rFonts w:cs="Calibri"/>
            <w:szCs w:val="16"/>
          </w:rPr>
        </w:r>
      </w:del>
    </w:p>
    <w:p>
      <w:pPr>
        <w:pStyle w:val="ListParagraph"/>
        <w:numPr>
          <w:ilvl w:val="0"/>
          <w:numId w:val="6"/>
        </w:numPr>
        <w:ind w:left="1728" w:hanging="0"/>
        <w:jc w:val="both"/>
        <w:rPr>
          <w:del w:id="407" w:author="Autor desconocido" w:date="2019-02-27T21:01:40Z"/>
        </w:rPr>
      </w:pPr>
      <w:del w:id="406" w:author="Autor desconocido" w:date="2019-02-27T21:01:40Z">
        <w:r>
          <w:rPr/>
        </w:r>
      </w:del>
    </w:p>
    <w:p>
      <w:pPr>
        <w:pStyle w:val="ListParagraph"/>
        <w:numPr>
          <w:ilvl w:val="0"/>
          <w:numId w:val="6"/>
        </w:numPr>
        <w:jc w:val="both"/>
        <w:rPr>
          <w:del w:id="409" w:author="Autor desconocido" w:date="2019-02-27T21:01:40Z"/>
        </w:rPr>
      </w:pPr>
      <w:del w:id="408" w:author="Autor desconocido" w:date="2019-02-27T21:01:40Z">
        <w:r>
          <w:rPr>
            <w:rFonts w:cs="Arial" w:ascii="Arial" w:hAnsi="Arial"/>
            <w:sz w:val="20"/>
            <w:szCs w:val="20"/>
          </w:rPr>
          <w:delText xml:space="preserve">      </w:delText>
        </w:r>
      </w:del>
    </w:p>
    <w:p>
      <w:pPr>
        <w:pStyle w:val="ListParagraph"/>
        <w:numPr>
          <w:ilvl w:val="0"/>
          <w:numId w:val="6"/>
        </w:numPr>
        <w:jc w:val="both"/>
        <w:rPr>
          <w:rFonts w:cs="Calibri"/>
          <w:szCs w:val="16"/>
          <w:del w:id="411" w:author="Autor desconocido" w:date="2019-02-27T21:01:40Z"/>
        </w:rPr>
      </w:pPr>
      <w:del w:id="410" w:author="Autor desconocido" w:date="2019-02-27T21:01:40Z">
        <w:r>
          <w:rPr>
            <w:rFonts w:cs="Calibri"/>
            <w:szCs w:val="16"/>
          </w:rPr>
        </w:r>
      </w:del>
    </w:p>
    <w:p>
      <w:pPr>
        <w:pStyle w:val="ListParagraph"/>
        <w:numPr>
          <w:ilvl w:val="0"/>
          <w:numId w:val="6"/>
        </w:numPr>
        <w:jc w:val="both"/>
        <w:rPr>
          <w:del w:id="414" w:author="Autor desconocido" w:date="2019-02-27T21:01:40Z"/>
        </w:rPr>
      </w:pPr>
      <w:del w:id="412" w:author="Autor desconocido" w:date="2019-02-27T21:01:40Z">
        <w:r>
          <w:rPr/>
          <w:delText xml:space="preserve"> </w:delText>
        </w:r>
      </w:del>
      <w:del w:id="413" w:author="Autor desconocido" w:date="2019-02-27T21:01:40Z">
        <w:r>
          <w:rPr/>
          <w:delText>RECOMENDACIONES.</w:delText>
        </w:r>
      </w:del>
    </w:p>
    <w:p>
      <w:pPr>
        <w:pStyle w:val="ListParagraph"/>
        <w:numPr>
          <w:ilvl w:val="0"/>
          <w:numId w:val="6"/>
        </w:numPr>
        <w:ind w:left="2088" w:hanging="0"/>
        <w:jc w:val="both"/>
        <w:rPr>
          <w:rFonts w:ascii="Calibri" w:hAnsi="Calibri" w:cs="Calibri"/>
          <w:szCs w:val="16"/>
          <w:lang w:val="es-CO"/>
          <w:del w:id="416" w:author="Autor desconocido" w:date="2019-02-27T21:01:40Z"/>
        </w:rPr>
      </w:pPr>
      <w:del w:id="415" w:author="Autor desconocido" w:date="2019-02-27T21:01:40Z">
        <w:r>
          <w:rPr>
            <w:rFonts w:cs="Calibri" w:ascii="Calibri" w:hAnsi="Calibri"/>
            <w:szCs w:val="16"/>
            <w:lang w:val="es-CO"/>
          </w:rPr>
        </w:r>
      </w:del>
    </w:p>
    <w:p>
      <w:pPr>
        <w:pStyle w:val="ListParagraph"/>
        <w:numPr>
          <w:ilvl w:val="0"/>
          <w:numId w:val="6"/>
        </w:numPr>
        <w:ind w:left="2088" w:hanging="0"/>
        <w:jc w:val="both"/>
        <w:rPr>
          <w:rFonts w:ascii="Calibri" w:hAnsi="Calibri" w:cs="Calibri"/>
          <w:szCs w:val="16"/>
          <w:lang w:val="es-CO"/>
          <w:del w:id="418" w:author="Autor desconocido" w:date="2019-02-27T21:01:40Z"/>
        </w:rPr>
      </w:pPr>
      <w:del w:id="417" w:author="Autor desconocido" w:date="2019-02-27T21:01:40Z">
        <w:r>
          <w:rPr>
            <w:rFonts w:cs="Calibri" w:ascii="Calibri" w:hAnsi="Calibri"/>
            <w:szCs w:val="16"/>
            <w:lang w:val="es-CO"/>
          </w:rPr>
        </w:r>
      </w:del>
    </w:p>
    <w:p>
      <w:pPr>
        <w:pStyle w:val="ListParagraph"/>
        <w:numPr>
          <w:ilvl w:val="0"/>
          <w:numId w:val="6"/>
        </w:numPr>
        <w:jc w:val="both"/>
        <w:rPr>
          <w:del w:id="420" w:author="Autor desconocido" w:date="2019-02-27T21:01:40Z"/>
        </w:rPr>
      </w:pPr>
      <w:del w:id="419" w:author="Autor desconocido" w:date="2019-02-27T21:01:40Z">
        <w:r>
          <w:rPr>
            <w:rFonts w:cs="Calibri" w:ascii="Calibri" w:hAnsi="Calibri"/>
            <w:szCs w:val="16"/>
            <w:lang w:val="es-CO"/>
          </w:rPr>
          <w:delText>Se recomienda utilizar el sistema información en internet Explorer       8 para su correcto funcionamiento.</w:delText>
        </w:r>
      </w:del>
    </w:p>
    <w:p>
      <w:pPr>
        <w:pStyle w:val="ListParagraph"/>
        <w:numPr>
          <w:ilvl w:val="0"/>
          <w:numId w:val="6"/>
        </w:numPr>
        <w:jc w:val="both"/>
        <w:rPr>
          <w:del w:id="423" w:author="Autor desconocido" w:date="2019-02-27T21:01:40Z"/>
        </w:rPr>
      </w:pPr>
      <w:del w:id="421" w:author="Autor desconocido" w:date="2019-02-27T21:01:40Z">
        <w:r>
          <w:rPr>
            <w:rFonts w:cs="Calibri" w:ascii="Calibri" w:hAnsi="Calibri"/>
            <w:szCs w:val="16"/>
            <w:lang w:val="es-CO"/>
          </w:rPr>
          <w:delText xml:space="preserve">Ubicar el sistema de información exactamente en la ubicación indicada </w:delText>
        </w:r>
      </w:del>
      <w:del w:id="422" w:author="Autor desconocido" w:date="2019-02-27T21:01:40Z">
        <w:r>
          <w:rPr>
            <w:rFonts w:cs="Calibri" w:ascii="Calibri" w:hAnsi="Calibri"/>
            <w:sz w:val="22"/>
            <w:szCs w:val="22"/>
            <w:lang w:val="es-CO"/>
          </w:rPr>
          <w:delText>D:\wamp\www</w:delText>
        </w:r>
      </w:del>
    </w:p>
    <w:p>
      <w:pPr>
        <w:pStyle w:val="ListParagraph"/>
        <w:numPr>
          <w:ilvl w:val="0"/>
          <w:numId w:val="6"/>
        </w:numPr>
        <w:ind w:left="2088" w:hanging="0"/>
        <w:jc w:val="both"/>
        <w:rPr>
          <w:rFonts w:ascii="Calibri" w:hAnsi="Calibri" w:cs="Calibri"/>
          <w:szCs w:val="16"/>
          <w:lang w:val="es-CO"/>
          <w:del w:id="425" w:author="Autor desconocido" w:date="2019-02-27T21:01:40Z"/>
        </w:rPr>
      </w:pPr>
      <w:del w:id="424" w:author="Autor desconocido" w:date="2019-02-27T21:01:40Z">
        <w:r>
          <w:rPr>
            <w:rFonts w:cs="Calibri" w:ascii="Calibri" w:hAnsi="Calibri"/>
            <w:szCs w:val="16"/>
            <w:lang w:val="es-CO"/>
          </w:rPr>
        </w:r>
      </w:del>
    </w:p>
    <w:p>
      <w:pPr>
        <w:pStyle w:val="ListParagraph"/>
        <w:numPr>
          <w:ilvl w:val="0"/>
          <w:numId w:val="6"/>
        </w:numPr>
        <w:jc w:val="both"/>
        <w:rPr>
          <w:del w:id="427" w:author="Autor desconocido" w:date="2019-02-27T21:01:40Z"/>
        </w:rPr>
      </w:pPr>
      <w:del w:id="426" w:author="Autor desconocido" w:date="2019-02-27T21:01:40Z">
        <w:r>
          <w:rPr>
            <w:rFonts w:cs="Calibri"/>
            <w:b/>
            <w:szCs w:val="16"/>
          </w:rPr>
          <w:delText xml:space="preserve">                 </w:delText>
        </w:r>
      </w:del>
    </w:p>
    <w:p>
      <w:pPr>
        <w:pStyle w:val="Ttulo2"/>
        <w:numPr>
          <w:ilvl w:val="0"/>
          <w:numId w:val="6"/>
        </w:numPr>
        <w:rPr>
          <w:rFonts w:cs="Calibri"/>
          <w:ins w:id="429" w:author="Autor desconocido" w:date="2019-02-28T20:03:51Z"/>
          <w:b/>
          <w:b/>
          <w:szCs w:val="16"/>
        </w:rPr>
      </w:pPr>
      <w:ins w:id="428" w:author="Autor desconocido" w:date="2019-02-28T20:03:51Z">
        <w:r>
          <w:rPr/>
        </w:r>
      </w:ins>
    </w:p>
    <w:p>
      <w:pPr>
        <w:pStyle w:val="Ttulo2"/>
        <w:numPr>
          <w:ilvl w:val="0"/>
          <w:numId w:val="0"/>
        </w:numPr>
        <w:rPr>
          <w:rFonts w:cs="Calibri"/>
          <w:ins w:id="431" w:author="Autor desconocido" w:date="2019-02-28T20:04:20Z"/>
          <w:b/>
          <w:b/>
          <w:szCs w:val="16"/>
        </w:rPr>
      </w:pPr>
      <w:ins w:id="430" w:author="Autor desconocido" w:date="2019-02-28T20:04:20Z">
        <w:r>
          <w:rPr/>
        </w:r>
      </w:ins>
    </w:p>
    <w:p>
      <w:pPr>
        <w:pStyle w:val="Ttulo2"/>
        <w:numPr>
          <w:ilvl w:val="0"/>
          <w:numId w:val="0"/>
        </w:numPr>
        <w:rPr/>
      </w:pPr>
      <w:ins w:id="432" w:author="Autor desconocido" w:date="2019-02-27T21:02:00Z">
        <w:r>
          <w:rPr/>
          <w:t>Instalación</w:t>
        </w:r>
      </w:ins>
      <w:ins w:id="433" w:author="Autor desconocido" w:date="2019-02-27T21:01:46Z">
        <w:r>
          <w:rPr/>
          <w:t xml:space="preserve"> del sistema</w:t>
        </w:r>
      </w:ins>
      <w:ins w:id="434" w:author="Autor desconocido" w:date="2019-02-27T21:02:06Z">
        <w:r>
          <w:rPr/>
          <w:t xml:space="preserve"> POC</w:t>
        </w:r>
      </w:ins>
    </w:p>
    <w:p>
      <w:pPr>
        <w:pStyle w:val="ListParagraph"/>
        <w:ind w:left="720" w:hanging="0"/>
        <w:jc w:val="both"/>
        <w:rPr>
          <w:rFonts w:cs="Calibri"/>
          <w:ins w:id="437" w:author="Autor desconocido" w:date="2019-02-27T21:02:06Z"/>
          <w:b/>
          <w:b/>
          <w:szCs w:val="16"/>
        </w:rPr>
      </w:pPr>
      <w:ins w:id="436" w:author="Autor desconocido" w:date="2019-02-27T21:02:06Z">
        <w:r>
          <w:rPr>
            <w:rFonts w:cs="Calibri"/>
            <w:b/>
            <w:szCs w:val="16"/>
          </w:rPr>
        </w:r>
      </w:ins>
    </w:p>
    <w:p>
      <w:pPr>
        <w:pStyle w:val="Cuerpodetexto"/>
        <w:rPr/>
      </w:pPr>
      <w:ins w:id="438" w:author="Autor desconocido" w:date="2019-02-27T21:02:06Z">
        <w:r>
          <w:rPr/>
          <w:t>Desplegar la carpeta del sistema en el documentRoot de Apache, que por defect</w:t>
        </w:r>
      </w:ins>
      <w:ins w:id="439" w:author="Autor desconocido" w:date="2019-02-27T21:03:00Z">
        <w:r>
          <w:rPr/>
          <w:t xml:space="preserve">o en XAMPP Server está en </w:t>
        </w:r>
      </w:ins>
      <w:ins w:id="440" w:author="Autor desconocido" w:date="2019-02-27T21:04:22Z">
        <w:r>
          <w:rPr/>
          <w:t xml:space="preserve">C:\xampp\htdocs o donde indica la variable </w:t>
        </w:r>
      </w:ins>
      <w:ins w:id="441" w:author="Autor desconocido" w:date="2019-02-27T21:06:59Z">
        <w:r>
          <w:rPr/>
          <w:t>“</w:t>
        </w:r>
      </w:ins>
      <w:ins w:id="442" w:author="Autor desconocido" w:date="2019-02-27T21:07:00Z">
        <w:r>
          <w:rPr>
            <w:i/>
            <w:iCs/>
          </w:rPr>
          <w:t>DocumentRoot</w:t>
        </w:r>
      </w:ins>
      <w:ins w:id="443" w:author="Autor desconocido" w:date="2019-02-27T21:07:00Z">
        <w:r>
          <w:rPr/>
          <w:t>” del archivo de configuración de Apache “</w:t>
        </w:r>
      </w:ins>
      <w:ins w:id="444" w:author="Autor desconocido" w:date="2019-02-27T21:07:00Z">
        <w:r>
          <w:rPr>
            <w:i/>
            <w:iCs/>
          </w:rPr>
          <w:t>httpd.conf</w:t>
        </w:r>
      </w:ins>
      <w:ins w:id="445" w:author="Autor desconocido" w:date="2019-02-27T21:07:00Z">
        <w:r>
          <w:rPr/>
          <w:t xml:space="preserve">” </w:t>
        </w:r>
      </w:ins>
    </w:p>
    <w:p>
      <w:pPr>
        <w:pStyle w:val="Cuerpodetexto"/>
        <w:rPr/>
      </w:pPr>
      <w:r>
        <w:rPr/>
      </w:r>
    </w:p>
    <w:p>
      <w:pPr>
        <w:pStyle w:val="Cuerpodetexto"/>
        <w:rPr/>
      </w:pPr>
      <w:ins w:id="446" w:author="Autor desconocido" w:date="2019-02-27T21:08:33Z">
        <w:r>
          <w:rPr/>
          <w:t>En la carpeta con</w:t>
        </w:r>
      </w:ins>
      <w:ins w:id="447" w:author="Autor desconocido" w:date="2019-02-27T21:09:53Z">
        <w:r>
          <w:rPr/>
          <w:t>fig modificar</w:t>
        </w:r>
      </w:ins>
      <w:ins w:id="448" w:author="Autor desconocido" w:date="2019-02-27T21:10:00Z">
        <w:r>
          <w:rPr/>
          <w:t xml:space="preserve"> los siguientes parametros para la conexión con la base de datos</w:t>
        </w:r>
      </w:ins>
    </w:p>
    <w:p>
      <w:pPr>
        <w:pStyle w:val="Cuerpodetexto"/>
        <w:rPr/>
      </w:pPr>
      <w:ins w:id="450" w:author="Autor desconocido" w:date="2019-02-27T21:10:00Z">
        <w:r>
          <w:rPr/>
          <w:t>/**</w:t>
          <w:br/>
          <w:t>*host de la base de datos</w:t>
          <w:br/>
          <w:t>*/</w:t>
          <w:br/>
          <w:t>define('DB_HOST','localhost');</w:t>
          <w:br/>
          <w:t>/**</w:t>
          <w:br/>
          <w:t>*usuario de la base de datos</w:t>
          <w:br/>
          <w:t>*@private</w:t>
          <w:br/>
          <w:t>*/</w:t>
          <w:br/>
          <w:t>define('DB_USER','root');</w:t>
          <w:br/>
          <w:t>/**</w:t>
          <w:br/>
          <w:t>*password del usuario de la base de datos</w:t>
          <w:br/>
          <w:t>*@private</w:t>
          <w:br/>
          <w:t>*/</w:t>
          <w:br/>
          <w:t>define('DB_PASSWORD','');</w:t>
          <w:br/>
          <w:t>/**</w:t>
          <w:br/>
          <w:t>*nombre de la base de datos</w:t>
          <w:br/>
          <w:t>*/</w:t>
          <w:br/>
          <w:t>define('DB_NAME','kbt_poc_2019')</w:t>
        </w:r>
      </w:ins>
    </w:p>
    <w:p>
      <w:pPr>
        <w:pStyle w:val="ListParagraph"/>
        <w:ind w:left="2088" w:hanging="0"/>
        <w:jc w:val="both"/>
        <w:rPr>
          <w:rFonts w:ascii="Calibri" w:hAnsi="Calibri" w:cs="Calibri"/>
          <w:szCs w:val="16"/>
          <w:lang w:val="es-CO"/>
        </w:rPr>
      </w:pPr>
      <w:r>
        <w:rPr>
          <w:rFonts w:cs="Calibri" w:ascii="Calibri" w:hAnsi="Calibri"/>
          <w:szCs w:val="16"/>
          <w:lang w:val="es-CO"/>
        </w:rPr>
      </w:r>
    </w:p>
    <w:p>
      <w:pPr>
        <w:pStyle w:val="Ttulo3"/>
        <w:rPr/>
      </w:pPr>
      <w:ins w:id="451" w:author="Autor desconocido" w:date="2019-02-27T21:20:50Z">
        <w:r>
          <w:rPr/>
          <w:t>Cargar la base de datos</w:t>
        </w:r>
      </w:ins>
    </w:p>
    <w:p>
      <w:pPr>
        <w:pStyle w:val="ListParagraph"/>
        <w:ind w:left="720" w:hanging="0"/>
        <w:jc w:val="both"/>
        <w:rPr>
          <w:rFonts w:ascii="Calibri" w:hAnsi="Calibri" w:cs="Calibri"/>
          <w:szCs w:val="16"/>
          <w:lang w:val="es-CO"/>
          <w:ins w:id="454" w:author="Autor desconocido" w:date="2019-02-27T21:20:50Z"/>
        </w:rPr>
      </w:pPr>
      <w:ins w:id="453" w:author="Autor desconocido" w:date="2019-02-27T21:20:50Z">
        <w:r>
          <w:rPr>
            <w:rFonts w:cs="Calibri" w:ascii="Calibri" w:hAnsi="Calibri"/>
            <w:szCs w:val="16"/>
            <w:lang w:val="es-CO"/>
          </w:rPr>
        </w:r>
      </w:ins>
    </w:p>
    <w:p>
      <w:pPr>
        <w:pStyle w:val="ListParagraph"/>
        <w:ind w:left="720" w:hanging="0"/>
        <w:jc w:val="both"/>
        <w:rPr>
          <w:rFonts w:ascii="Calibri" w:hAnsi="Calibri" w:cs="Calibri"/>
          <w:szCs w:val="16"/>
          <w:lang w:val="es-CO"/>
          <w:ins w:id="456" w:author="Autor desconocido" w:date="2019-02-27T21:10:37Z"/>
        </w:rPr>
      </w:pPr>
      <w:ins w:id="455" w:author="Autor desconocido" w:date="2019-02-27T21:10:37Z">
        <w:r>
          <w:rPr>
            <w:rFonts w:cs="Calibri" w:ascii="Calibri" w:hAnsi="Calibri"/>
            <w:szCs w:val="16"/>
            <w:lang w:val="es-CO"/>
          </w:rPr>
          <w:t>Usar phpMyAdmin para ejecutar el script de inicio de la base de datos</w:t>
        </w:r>
      </w:ins>
    </w:p>
    <w:p>
      <w:pPr>
        <w:pStyle w:val="ListParagraph"/>
        <w:ind w:left="720" w:hanging="0"/>
        <w:jc w:val="both"/>
        <w:rPr>
          <w:rFonts w:ascii="Calibri" w:hAnsi="Calibri" w:cs="Calibri"/>
          <w:szCs w:val="16"/>
          <w:lang w:val="es-CO"/>
          <w:ins w:id="458" w:author="Autor desconocido" w:date="2019-02-27T21:10:37Z"/>
        </w:rPr>
      </w:pPr>
      <w:ins w:id="457" w:author="Autor desconocido" w:date="2019-02-27T21:10:37Z">
        <w:r>
          <w:rPr>
            <w:rFonts w:cs="Calibri" w:ascii="Calibri" w:hAnsi="Calibri"/>
            <w:szCs w:val="16"/>
            <w:lang w:val="es-CO"/>
          </w:rPr>
        </w:r>
      </w:ins>
    </w:p>
    <w:p>
      <w:pPr>
        <w:pStyle w:val="ListParagraph"/>
        <w:ind w:left="720" w:hanging="0"/>
        <w:jc w:val="both"/>
        <w:rPr>
          <w:rFonts w:ascii="Calibri" w:hAnsi="Calibri" w:cs="Calibri"/>
          <w:szCs w:val="16"/>
          <w:lang w:val="es-CO"/>
          <w:ins w:id="460" w:author="Autor desconocido" w:date="2019-02-27T21:10:37Z"/>
        </w:rPr>
      </w:pPr>
      <w:ins w:id="459" w:author="Autor desconocido" w:date="2019-02-27T21:10:37Z">
        <w:r>
          <w:rPr>
            <w:rFonts w:cs="Calibri" w:ascii="Calibri" w:hAnsi="Calibri"/>
            <w:szCs w:val="16"/>
            <w:lang w:val="es-CO"/>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612130" cy="1253490"/>
              <wp:effectExtent l="0" t="0" r="0" b="0"/>
              <wp:wrapSquare wrapText="largest"/>
              <wp:docPr id="50"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51" descr=""/>
                      <pic:cNvPicPr>
                        <a:picLocks noChangeAspect="1" noChangeArrowheads="1"/>
                      </pic:cNvPicPr>
                    </pic:nvPicPr>
                    <pic:blipFill>
                      <a:blip r:embed="rId55"/>
                      <a:stretch>
                        <a:fillRect/>
                      </a:stretch>
                    </pic:blipFill>
                    <pic:spPr bwMode="auto">
                      <a:xfrm>
                        <a:off x="0" y="0"/>
                        <a:ext cx="5612130" cy="1253490"/>
                      </a:xfrm>
                      <a:prstGeom prst="rect">
                        <a:avLst/>
                      </a:prstGeom>
                    </pic:spPr>
                  </pic:pic>
                </a:graphicData>
              </a:graphic>
            </wp:anchor>
          </w:drawing>
        </w:r>
      </w:ins>
    </w:p>
    <w:p>
      <w:pPr>
        <w:pStyle w:val="ListParagraph"/>
        <w:ind w:left="720" w:hanging="0"/>
        <w:jc w:val="both"/>
        <w:rPr>
          <w:rFonts w:ascii="Calibri" w:hAnsi="Calibri" w:cs="Calibri"/>
          <w:szCs w:val="16"/>
          <w:lang w:val="es-CO"/>
          <w:ins w:id="462" w:author="Autor desconocido" w:date="2019-02-27T21:10:37Z"/>
        </w:rPr>
      </w:pPr>
      <w:ins w:id="461" w:author="Autor desconocido" w:date="2019-02-27T21:10:37Z">
        <w:r>
          <w:rPr>
            <w:rFonts w:cs="Calibri" w:ascii="Calibri" w:hAnsi="Calibri"/>
            <w:szCs w:val="16"/>
            <w:lang w:val="es-CO"/>
          </w:rPr>
        </w:r>
      </w:ins>
    </w:p>
    <w:p>
      <w:pPr>
        <w:pStyle w:val="ListParagraph"/>
        <w:ind w:left="720" w:hanging="0"/>
        <w:jc w:val="both"/>
        <w:rPr>
          <w:rFonts w:ascii="Calibri" w:hAnsi="Calibri" w:cs="Calibri"/>
          <w:szCs w:val="16"/>
          <w:lang w:val="es-CO"/>
          <w:ins w:id="464" w:author="Autor desconocido" w:date="2019-02-27T21:10:37Z"/>
        </w:rPr>
      </w:pPr>
      <w:ins w:id="463" w:author="Autor desconocido" w:date="2019-02-27T21:10:37Z">
        <w:r>
          <w:rPr>
            <w:rFonts w:cs="Calibri" w:ascii="Calibri" w:hAnsi="Calibri"/>
            <w:szCs w:val="16"/>
            <w:lang w:val="es-CO"/>
          </w:rPr>
        </w:r>
      </w:ins>
    </w:p>
    <w:p>
      <w:pPr>
        <w:pStyle w:val="ListParagraph"/>
        <w:ind w:left="720" w:hanging="0"/>
        <w:jc w:val="both"/>
        <w:rPr>
          <w:rFonts w:ascii="Calibri" w:hAnsi="Calibri" w:cs="Calibri"/>
          <w:szCs w:val="16"/>
          <w:lang w:val="es-CO"/>
          <w:ins w:id="466" w:author="Autor desconocido" w:date="2019-02-27T21:10:37Z"/>
        </w:rPr>
      </w:pPr>
      <w:ins w:id="465" w:author="Autor desconocido" w:date="2019-02-27T21:10:37Z">
        <w:r>
          <w:rPr>
            <w:rFonts w:cs="Calibri" w:ascii="Calibri" w:hAnsi="Calibri"/>
            <w:szCs w:val="16"/>
            <w:lang w:val="es-CO"/>
          </w:rPr>
        </w:r>
      </w:ins>
    </w:p>
    <w:p>
      <w:pPr>
        <w:pStyle w:val="ListParagraph"/>
        <w:ind w:left="720" w:hanging="0"/>
        <w:jc w:val="both"/>
        <w:rPr>
          <w:rFonts w:ascii="Calibri" w:hAnsi="Calibri" w:cs="Calibri"/>
          <w:szCs w:val="16"/>
          <w:lang w:val="es-CO"/>
          <w:ins w:id="468" w:author="Autor desconocido" w:date="2019-02-27T21:10:37Z"/>
        </w:rPr>
      </w:pPr>
      <w:ins w:id="467" w:author="Autor desconocido" w:date="2019-02-27T21:10:37Z">
        <w:r>
          <w:rPr>
            <w:rFonts w:cs="Calibri" w:ascii="Calibri" w:hAnsi="Calibri"/>
            <w:szCs w:val="16"/>
            <w:lang w:val="es-CO"/>
          </w:rPr>
        </w:r>
      </w:ins>
    </w:p>
    <w:p>
      <w:pPr>
        <w:pStyle w:val="ListParagraph"/>
        <w:ind w:left="720" w:hanging="0"/>
        <w:jc w:val="both"/>
        <w:rPr>
          <w:rFonts w:ascii="Calibri" w:hAnsi="Calibri" w:cs="Calibri"/>
          <w:szCs w:val="16"/>
          <w:lang w:val="es-CO"/>
          <w:ins w:id="470" w:author="Autor desconocido" w:date="2019-02-27T21:10:37Z"/>
        </w:rPr>
      </w:pPr>
      <w:ins w:id="469" w:author="Autor desconocido" w:date="2019-02-27T21:10:37Z">
        <w:r>
          <w:rPr>
            <w:rFonts w:cs="Calibri" w:ascii="Calibri" w:hAnsi="Calibri"/>
            <w:szCs w:val="16"/>
            <w:lang w:val="es-CO"/>
          </w:rPr>
        </w:r>
      </w:ins>
    </w:p>
    <w:p>
      <w:pPr>
        <w:pStyle w:val="ListParagraph"/>
        <w:ind w:left="720" w:hanging="0"/>
        <w:jc w:val="both"/>
        <w:rPr>
          <w:rFonts w:ascii="Calibri" w:hAnsi="Calibri" w:cs="Calibri"/>
          <w:szCs w:val="16"/>
          <w:lang w:val="es-CO"/>
          <w:ins w:id="472" w:author="Autor desconocido" w:date="2019-02-27T21:10:37Z"/>
        </w:rPr>
      </w:pPr>
      <w:ins w:id="471" w:author="Autor desconocido" w:date="2019-02-27T21:10:37Z">
        <w:r>
          <w:rPr>
            <w:rFonts w:cs="Calibri" w:ascii="Calibri" w:hAnsi="Calibri"/>
            <w:szCs w:val="16"/>
            <w:lang w:val="es-CO"/>
          </w:rPr>
        </w:r>
      </w:ins>
    </w:p>
    <w:p>
      <w:pPr>
        <w:pStyle w:val="ListParagraph"/>
        <w:ind w:left="720" w:hanging="0"/>
        <w:jc w:val="both"/>
        <w:rPr>
          <w:rFonts w:ascii="Calibri" w:hAnsi="Calibri" w:cs="Calibri"/>
          <w:szCs w:val="16"/>
          <w:lang w:val="es-CO"/>
          <w:ins w:id="474" w:author="Autor desconocido" w:date="2019-02-27T21:10:37Z"/>
        </w:rPr>
      </w:pPr>
      <w:ins w:id="473" w:author="Autor desconocido" w:date="2019-02-27T21:10:37Z">
        <w:r>
          <w:rPr>
            <w:rFonts w:cs="Calibri" w:ascii="Calibri" w:hAnsi="Calibri"/>
            <w:szCs w:val="16"/>
            <w:lang w:val="es-CO"/>
          </w:rPr>
        </w:r>
      </w:ins>
    </w:p>
    <w:p>
      <w:pPr>
        <w:pStyle w:val="ListParagraph"/>
        <w:ind w:left="720" w:hanging="0"/>
        <w:jc w:val="both"/>
        <w:rPr>
          <w:rFonts w:ascii="Calibri" w:hAnsi="Calibri" w:cs="Calibri"/>
          <w:szCs w:val="16"/>
          <w:lang w:val="es-CO"/>
          <w:ins w:id="476" w:author="Autor desconocido" w:date="2019-02-27T21:10:37Z"/>
        </w:rPr>
      </w:pPr>
      <w:ins w:id="475" w:author="Autor desconocido" w:date="2019-02-27T21:10:37Z">
        <w:r>
          <w:rPr>
            <w:rFonts w:cs="Calibri" w:ascii="Calibri" w:hAnsi="Calibri"/>
            <w:szCs w:val="16"/>
            <w:lang w:val="es-CO"/>
          </w:rPr>
          <w:drawing>
            <wp:anchor behindDoc="0" distT="0" distB="0" distL="0" distR="0" simplePos="0" locked="0" layoutInCell="1" allowOverlap="1" relativeHeight="4">
              <wp:simplePos x="0" y="0"/>
              <wp:positionH relativeFrom="column">
                <wp:posOffset>0</wp:posOffset>
              </wp:positionH>
              <wp:positionV relativeFrom="paragraph">
                <wp:posOffset>17780</wp:posOffset>
              </wp:positionV>
              <wp:extent cx="5612130" cy="3270885"/>
              <wp:effectExtent l="0" t="0" r="0" b="0"/>
              <wp:wrapSquare wrapText="largest"/>
              <wp:docPr id="51"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2" descr=""/>
                      <pic:cNvPicPr>
                        <a:picLocks noChangeAspect="1" noChangeArrowheads="1"/>
                      </pic:cNvPicPr>
                    </pic:nvPicPr>
                    <pic:blipFill>
                      <a:blip r:embed="rId56"/>
                      <a:stretch>
                        <a:fillRect/>
                      </a:stretch>
                    </pic:blipFill>
                    <pic:spPr bwMode="auto">
                      <a:xfrm>
                        <a:off x="0" y="0"/>
                        <a:ext cx="5612130" cy="3270885"/>
                      </a:xfrm>
                      <a:prstGeom prst="rect">
                        <a:avLst/>
                      </a:prstGeom>
                    </pic:spPr>
                  </pic:pic>
                </a:graphicData>
              </a:graphic>
            </wp:anchor>
          </w:drawing>
        </w:r>
      </w:ins>
    </w:p>
    <w:p>
      <w:pPr>
        <w:pStyle w:val="Ttulo3"/>
        <w:rPr/>
      </w:pPr>
      <w:ins w:id="477" w:author="Autor desconocido" w:date="2019-02-27T21:10:37Z">
        <w:r>
          <w:rPr/>
          <w:t>Iniciar sistema POC en el navegador de su preferencia</w:t>
        </w:r>
      </w:ins>
    </w:p>
    <w:p>
      <w:pPr>
        <w:pStyle w:val="ListParagraph"/>
        <w:ind w:left="720" w:hanging="0"/>
        <w:jc w:val="both"/>
        <w:rPr>
          <w:rFonts w:ascii="Calibri" w:hAnsi="Calibri" w:cs="Calibri"/>
          <w:szCs w:val="16"/>
          <w:lang w:val="es-CO"/>
          <w:ins w:id="480" w:author="Autor desconocido" w:date="2019-02-27T21:10:37Z"/>
        </w:rPr>
      </w:pPr>
      <w:ins w:id="479" w:author="Autor desconocido" w:date="2019-02-27T21:10:37Z">
        <w:r>
          <w:rPr>
            <w:rFonts w:cs="Calibri" w:ascii="Calibri" w:hAnsi="Calibri"/>
            <w:szCs w:val="16"/>
            <w:lang w:val="es-CO"/>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12130" cy="2694305"/>
              <wp:effectExtent l="0" t="0" r="0" b="0"/>
              <wp:wrapSquare wrapText="largest"/>
              <wp:docPr id="52"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53" descr=""/>
                      <pic:cNvPicPr>
                        <a:picLocks noChangeAspect="1" noChangeArrowheads="1"/>
                      </pic:cNvPicPr>
                    </pic:nvPicPr>
                    <pic:blipFill>
                      <a:blip r:embed="rId57"/>
                      <a:stretch>
                        <a:fillRect/>
                      </a:stretch>
                    </pic:blipFill>
                    <pic:spPr bwMode="auto">
                      <a:xfrm>
                        <a:off x="0" y="0"/>
                        <a:ext cx="5612130" cy="2694305"/>
                      </a:xfrm>
                      <a:prstGeom prst="rect">
                        <a:avLst/>
                      </a:prstGeom>
                    </pic:spPr>
                  </pic:pic>
                </a:graphicData>
              </a:graphic>
            </wp:anchor>
          </w:drawing>
        </w:r>
      </w:ins>
    </w:p>
    <w:p>
      <w:pPr>
        <w:pStyle w:val="ListParagraph"/>
        <w:ind w:left="720" w:hanging="0"/>
        <w:jc w:val="both"/>
        <w:rPr>
          <w:rFonts w:ascii="Calibri" w:hAnsi="Calibri" w:cs="Calibri"/>
          <w:szCs w:val="16"/>
          <w:lang w:val="es-CO"/>
          <w:ins w:id="482" w:author="Autor desconocido" w:date="2019-02-27T21:10:37Z"/>
        </w:rPr>
      </w:pPr>
      <w:ins w:id="481" w:author="Autor desconocido" w:date="2019-02-27T21:10:37Z">
        <w:r>
          <w:rPr>
            <w:rFonts w:cs="Calibri" w:ascii="Calibri" w:hAnsi="Calibri"/>
            <w:szCs w:val="16"/>
            <w:lang w:val="es-CO"/>
          </w:rPr>
        </w:r>
      </w:ins>
    </w:p>
    <w:p>
      <w:pPr>
        <w:pStyle w:val="ListParagraph"/>
        <w:ind w:left="720" w:hanging="0"/>
        <w:jc w:val="both"/>
        <w:rPr>
          <w:rFonts w:ascii="Calibri" w:hAnsi="Calibri" w:cs="Calibri"/>
          <w:szCs w:val="16"/>
          <w:lang w:val="es-CO"/>
        </w:rPr>
      </w:pPr>
      <w:r>
        <w:rPr>
          <w:rFonts w:cs="Calibri" w:ascii="Calibri" w:hAnsi="Calibri"/>
          <w:szCs w:val="16"/>
          <w:lang w:val="es-CO"/>
        </w:rPr>
      </w:r>
    </w:p>
    <w:p>
      <w:pPr>
        <w:pStyle w:val="ListParagraph"/>
        <w:ind w:left="2088" w:hanging="0"/>
        <w:jc w:val="both"/>
        <w:rPr>
          <w:rFonts w:ascii="Calibri" w:hAnsi="Calibri" w:cs="Calibri"/>
          <w:szCs w:val="16"/>
          <w:lang w:val="es-CO"/>
        </w:rPr>
      </w:pPr>
      <w:r>
        <w:rPr>
          <w:rFonts w:cs="Calibri" w:ascii="Calibri" w:hAnsi="Calibri"/>
          <w:szCs w:val="16"/>
          <w:lang w:val="es-CO"/>
        </w:rPr>
      </w:r>
    </w:p>
    <w:p>
      <w:pPr>
        <w:pStyle w:val="ListParagraph"/>
        <w:ind w:left="2088" w:hanging="0"/>
        <w:jc w:val="both"/>
        <w:rPr>
          <w:rFonts w:ascii="Calibri" w:hAnsi="Calibri" w:cs="Calibri"/>
          <w:szCs w:val="16"/>
          <w:lang w:val="es-CO"/>
        </w:rPr>
      </w:pPr>
      <w:r>
        <w:rPr>
          <w:rFonts w:cs="Calibri" w:ascii="Calibri" w:hAnsi="Calibri"/>
          <w:szCs w:val="16"/>
          <w:lang w:val="es-CO"/>
        </w:rPr>
      </w:r>
    </w:p>
    <w:p>
      <w:pPr>
        <w:pStyle w:val="Normal"/>
        <w:widowControl/>
        <w:bidi w:val="0"/>
        <w:spacing w:lineRule="auto" w:line="276" w:before="0" w:after="200"/>
        <w:ind w:left="2088" w:hanging="0"/>
        <w:jc w:val="left"/>
        <w:rPr>
          <w:rFonts w:ascii="Calibri" w:hAnsi="Calibri" w:cs="Calibri"/>
          <w:szCs w:val="16"/>
          <w:lang w:val="es-CO"/>
          <w:del w:id="484" w:author="Autor desconocido" w:date="2019-02-28T20:04:38Z"/>
        </w:rPr>
      </w:pPr>
      <w:del w:id="483" w:author="Autor desconocido" w:date="2019-02-28T20:04:38Z">
        <w:r>
          <w:rPr>
            <w:rFonts w:cs="Calibri"/>
            <w:szCs w:val="16"/>
            <w:lang w:val="es-CO"/>
          </w:rPr>
        </w:r>
      </w:del>
    </w:p>
    <w:p>
      <w:pPr>
        <w:pStyle w:val="Normal"/>
        <w:jc w:val="both"/>
        <w:rPr>
          <w:rFonts w:cs="Calibri"/>
          <w:szCs w:val="16"/>
          <w:del w:id="486" w:author="Autor desconocido" w:date="2019-02-28T20:04:38Z"/>
        </w:rPr>
      </w:pPr>
      <w:del w:id="485" w:author="Autor desconocido" w:date="2019-02-28T20:04:38Z">
        <w:r>
          <w:rPr>
            <w:rFonts w:cs="Calibri"/>
            <w:szCs w:val="16"/>
          </w:rPr>
        </w:r>
      </w:del>
    </w:p>
    <w:p>
      <w:pPr>
        <w:pStyle w:val="Normal"/>
        <w:widowControl/>
        <w:bidi w:val="0"/>
        <w:spacing w:lineRule="auto" w:line="276" w:before="0" w:after="200"/>
        <w:jc w:val="left"/>
        <w:rPr/>
      </w:pPr>
      <w:r>
        <w:rPr/>
      </w:r>
    </w:p>
    <w:sectPr>
      <w:headerReference w:type="default" r:id="rId58"/>
      <w:type w:val="nextPage"/>
      <w:pgSz w:w="12240" w:h="15840"/>
      <w:pgMar w:left="1701" w:right="1701" w:header="708" w:top="1417" w:footer="72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Arial" w:hAnsi="Arial" w:cs="Arial"/>
        <w:b/>
        <w:b/>
        <w:bCs/>
        <w:i/>
        <w:i/>
        <w:iCs/>
        <w:color w:val="000080"/>
      </w:rPr>
    </w:pPr>
    <w:r>
      <w:rPr/>
    </w:r>
  </w:p>
  <w:p>
    <w:pPr>
      <w:pStyle w:val="Cabecera"/>
      <w:rPr/>
    </w:pPr>
    <w:r>
      <w:rPr/>
    </w:r>
  </w:p>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2"/>
      <w:numFmt w:val="none"/>
      <w:suff w:val="nothing"/>
      <w:lvlText w:val="."/>
      <w:lvlJc w:val="left"/>
      <w:pPr>
        <w:ind w:left="720" w:hanging="360"/>
      </w:pPr>
      <w:rPr>
        <w:caps/>
        <w:sz w:val="28"/>
        <w:i w:val="false"/>
        <w:b/>
        <w:rFonts w:ascii="Calibri" w:hAnsi="Calibri"/>
      </w:rPr>
    </w:lvl>
    <w:lvl w:ilvl="1">
      <w:start w:val="1"/>
      <w:numFmt w:val="none"/>
      <w:suff w:val="nothing"/>
      <w:lvlText w:val=""/>
      <w:lvlJc w:val="left"/>
      <w:pPr>
        <w:ind w:left="0" w:hanging="0"/>
      </w:pPr>
    </w:lvl>
    <w:lvl w:ilvl="2">
      <w:start w:val="1"/>
      <w:pStyle w:val="Ttulo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lowerLetter"/>
      <w:lvlText w:val="%1."/>
      <w:lvlJc w:val="left"/>
      <w:pPr>
        <w:ind w:left="720" w:hanging="360"/>
      </w:pPr>
      <w:rPr>
        <w:sz w:val="24"/>
        <w:b/>
        <w:szCs w:val="24"/>
        <w:rFonts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lowerLetter"/>
      <w:lvlText w:val="%1."/>
      <w:lvlJc w:val="left"/>
      <w:pPr>
        <w:ind w:left="2088" w:hanging="360"/>
      </w:pPr>
    </w:lvl>
    <w:lvl w:ilvl="1">
      <w:start w:val="1"/>
      <w:numFmt w:val="lowerLetter"/>
      <w:lvlText w:val="%2."/>
      <w:lvlJc w:val="left"/>
      <w:pPr>
        <w:ind w:left="2808" w:hanging="360"/>
      </w:pPr>
    </w:lvl>
    <w:lvl w:ilvl="2">
      <w:start w:val="1"/>
      <w:numFmt w:val="lowerRoman"/>
      <w:lvlText w:val="%3."/>
      <w:lvlJc w:val="right"/>
      <w:pPr>
        <w:ind w:left="3528" w:hanging="180"/>
      </w:pPr>
    </w:lvl>
    <w:lvl w:ilvl="3">
      <w:start w:val="1"/>
      <w:numFmt w:val="decimal"/>
      <w:lvlText w:val="%4."/>
      <w:lvlJc w:val="left"/>
      <w:pPr>
        <w:ind w:left="4248" w:hanging="360"/>
      </w:pPr>
    </w:lvl>
    <w:lvl w:ilvl="4">
      <w:start w:val="1"/>
      <w:numFmt w:val="lowerLetter"/>
      <w:lvlText w:val="%5."/>
      <w:lvlJc w:val="left"/>
      <w:pPr>
        <w:ind w:left="4968" w:hanging="360"/>
      </w:pPr>
    </w:lvl>
    <w:lvl w:ilvl="5">
      <w:start w:val="1"/>
      <w:numFmt w:val="lowerRoman"/>
      <w:lvlText w:val="%6."/>
      <w:lvlJc w:val="right"/>
      <w:pPr>
        <w:ind w:left="5688" w:hanging="180"/>
      </w:pPr>
    </w:lvl>
    <w:lvl w:ilvl="6">
      <w:start w:val="1"/>
      <w:numFmt w:val="decimal"/>
      <w:lvlText w:val="%7."/>
      <w:lvlJc w:val="left"/>
      <w:pPr>
        <w:ind w:left="6408" w:hanging="360"/>
      </w:pPr>
    </w:lvl>
    <w:lvl w:ilvl="7">
      <w:start w:val="1"/>
      <w:numFmt w:val="lowerLetter"/>
      <w:lvlText w:val="%8."/>
      <w:lvlJc w:val="left"/>
      <w:pPr>
        <w:ind w:left="7128" w:hanging="360"/>
      </w:pPr>
    </w:lvl>
    <w:lvl w:ilvl="8">
      <w:start w:val="1"/>
      <w:numFmt w:val="lowerRoman"/>
      <w:lvlText w:val="%9."/>
      <w:lvlJc w:val="right"/>
      <w:pPr>
        <w:ind w:left="7848" w:hanging="180"/>
      </w:pPr>
    </w:lvl>
  </w:abstractNum>
  <w:abstractNum w:abstractNumId="5">
    <w:lvl w:ilvl="0">
      <w:start w:val="1"/>
      <w:numFmt w:val="decimal"/>
      <w:lvlText w:val="%1."/>
      <w:lvlJc w:val="left"/>
      <w:pPr>
        <w:ind w:left="720" w:hanging="360"/>
      </w:pPr>
      <w:rPr>
        <w:caps/>
        <w:sz w:val="28"/>
        <w:i w:val="false"/>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trackRevisions/>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CO"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07537"/>
    <w:pPr>
      <w:widowControl/>
      <w:bidi w:val="0"/>
      <w:spacing w:lineRule="auto" w:line="276" w:before="0" w:after="200"/>
      <w:jc w:val="left"/>
    </w:pPr>
    <w:rPr>
      <w:rFonts w:ascii="Calibri" w:hAnsi="Calibri" w:eastAsia="Calibri" w:cs="Times New Roman" w:asciiTheme="minorHAnsi" w:eastAsiaTheme="minorHAnsi" w:hAnsiTheme="minorHAnsi"/>
      <w:color w:val="auto"/>
      <w:kern w:val="0"/>
      <w:sz w:val="22"/>
      <w:szCs w:val="22"/>
      <w:lang w:val="es-CO" w:eastAsia="en-US" w:bidi="ar-SA"/>
    </w:rPr>
  </w:style>
  <w:style w:type="paragraph" w:styleId="Ttulo1">
    <w:name w:val="Heading 1"/>
    <w:basedOn w:val="Normal"/>
    <w:next w:val="Normal"/>
    <w:link w:val="Ttulo1Car"/>
    <w:uiPriority w:val="9"/>
    <w:qFormat/>
    <w:rsid w:val="00d31421"/>
    <w:pPr>
      <w:keepNext w:val="true"/>
      <w:keepLines/>
      <w:spacing w:before="480" w:after="0"/>
      <w:ind w:left="357" w:hanging="357"/>
    </w:pPr>
    <w:rPr>
      <w:rFonts w:ascii="Calibri" w:hAnsi="Calibri" w:eastAsia="" w:cs="" w:asciiTheme="minorHAnsi" w:cstheme="majorBidi" w:eastAsiaTheme="majorEastAsia" w:hAnsiTheme="minorHAnsi"/>
      <w:b/>
      <w:bCs/>
      <w:sz w:val="28"/>
      <w:szCs w:val="28"/>
    </w:rPr>
  </w:style>
  <w:style w:type="paragraph" w:styleId="Ttulo2">
    <w:name w:val="Heading 2"/>
    <w:basedOn w:val="Normal"/>
    <w:next w:val="Normal"/>
    <w:link w:val="Ttulo2Car"/>
    <w:uiPriority w:val="9"/>
    <w:unhideWhenUsed/>
    <w:qFormat/>
    <w:rsid w:val="00d31421"/>
    <w:pPr>
      <w:keepNext w:val="true"/>
      <w:keepLines/>
      <w:numPr>
        <w:ilvl w:val="0"/>
        <w:numId w:val="1"/>
      </w:numPr>
      <w:spacing w:before="200" w:after="0"/>
      <w:outlineLvl w:val="0"/>
    </w:pPr>
    <w:rPr>
      <w:rFonts w:ascii="Calibri" w:hAnsi="Calibri" w:eastAsia="" w:cs="" w:asciiTheme="minorHAnsi" w:cstheme="majorBidi" w:eastAsiaTheme="majorEastAsia" w:hAnsiTheme="minorHAnsi"/>
      <w:b/>
      <w:bCs/>
      <w:sz w:val="26"/>
      <w:szCs w:val="26"/>
    </w:rPr>
  </w:style>
  <w:style w:type="paragraph" w:styleId="Ttulo3">
    <w:name w:val="Heading 3"/>
    <w:basedOn w:val="Ttulo"/>
    <w:next w:val="Cuerpodetexto"/>
    <w:qFormat/>
    <w:pPr>
      <w:numPr>
        <w:ilvl w:val="2"/>
        <w:numId w:val="1"/>
      </w:numPr>
      <w:spacing w:before="140" w:after="120"/>
      <w:outlineLvl w:val="2"/>
    </w:pPr>
    <w:rPr>
      <w:rFonts w:ascii="Liberation Serif" w:hAnsi="Liberation Serif" w:eastAsia="Segoe UI" w:cs="Tahoma"/>
      <w:b/>
      <w:bCs/>
      <w:sz w:val="28"/>
      <w:szCs w:val="28"/>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f07537"/>
    <w:rPr>
      <w:color w:val="0000FF"/>
      <w:u w:val="single"/>
    </w:rPr>
  </w:style>
  <w:style w:type="character" w:styleId="TextodegloboCar" w:customStyle="1">
    <w:name w:val="Texto de globo Car"/>
    <w:basedOn w:val="DefaultParagraphFont"/>
    <w:link w:val="Textodeglobo"/>
    <w:uiPriority w:val="99"/>
    <w:semiHidden/>
    <w:qFormat/>
    <w:rsid w:val="00f07537"/>
    <w:rPr>
      <w:rFonts w:ascii="Tahoma" w:hAnsi="Tahoma" w:eastAsia="Calibri" w:cs="Tahoma"/>
      <w:sz w:val="16"/>
      <w:szCs w:val="16"/>
    </w:rPr>
  </w:style>
  <w:style w:type="character" w:styleId="EncabezadoCar" w:customStyle="1">
    <w:name w:val="Encabezado Car"/>
    <w:basedOn w:val="DefaultParagraphFont"/>
    <w:link w:val="Encabezado"/>
    <w:uiPriority w:val="99"/>
    <w:qFormat/>
    <w:rsid w:val="00f07537"/>
    <w:rPr>
      <w:rFonts w:ascii="Calibri" w:hAnsi="Calibri" w:eastAsia="Calibri" w:cs="Times New Roman"/>
    </w:rPr>
  </w:style>
  <w:style w:type="character" w:styleId="PiedepginaCar" w:customStyle="1">
    <w:name w:val="Pie de página Car"/>
    <w:basedOn w:val="DefaultParagraphFont"/>
    <w:link w:val="Piedepgina"/>
    <w:uiPriority w:val="99"/>
    <w:qFormat/>
    <w:rsid w:val="00f07537"/>
    <w:rPr>
      <w:rFonts w:ascii="Calibri" w:hAnsi="Calibri" w:eastAsia="Calibri" w:cs="Times New Roman"/>
    </w:rPr>
  </w:style>
  <w:style w:type="character" w:styleId="Ttulo1Car" w:customStyle="1">
    <w:name w:val="Título 1 Car"/>
    <w:basedOn w:val="DefaultParagraphFont"/>
    <w:link w:val="Ttulo1"/>
    <w:uiPriority w:val="9"/>
    <w:qFormat/>
    <w:rsid w:val="00d31421"/>
    <w:rPr>
      <w:rFonts w:eastAsia="" w:cs="" w:cstheme="majorBidi" w:eastAsiaTheme="majorEastAsia"/>
      <w:b/>
      <w:bCs/>
      <w:sz w:val="28"/>
      <w:szCs w:val="28"/>
    </w:rPr>
  </w:style>
  <w:style w:type="character" w:styleId="Ttulo2Car" w:customStyle="1">
    <w:name w:val="Título 2 Car"/>
    <w:basedOn w:val="DefaultParagraphFont"/>
    <w:link w:val="Ttulo2"/>
    <w:uiPriority w:val="9"/>
    <w:qFormat/>
    <w:rsid w:val="00d31421"/>
    <w:rPr>
      <w:rFonts w:eastAsia="" w:cs="" w:cstheme="majorBidi" w:eastAsiaTheme="majorEastAsia"/>
      <w:b/>
      <w:bCs/>
      <w:sz w:val="26"/>
      <w:szCs w:val="26"/>
    </w:rPr>
  </w:style>
  <w:style w:type="character" w:styleId="ListLabel1">
    <w:name w:val="ListLabel 1"/>
    <w:qFormat/>
    <w:rPr>
      <w:rFonts w:ascii="Calibri" w:hAnsi="Calibri"/>
      <w:b/>
      <w:sz w:val="24"/>
      <w:szCs w:val="24"/>
    </w:rPr>
  </w:style>
  <w:style w:type="character" w:styleId="ListLabel2">
    <w:name w:val="ListLabel 2"/>
    <w:qFormat/>
    <w:rPr>
      <w:b/>
      <w:i w:val="false"/>
      <w:caps/>
      <w:sz w:val="28"/>
    </w:rPr>
  </w:style>
  <w:style w:type="character" w:styleId="ListLabel3">
    <w:name w:val="ListLabel 3"/>
    <w:qFormat/>
    <w:rPr>
      <w:b/>
      <w:i w:val="false"/>
      <w:caps/>
      <w:sz w:val="28"/>
    </w:rPr>
  </w:style>
  <w:style w:type="character" w:styleId="ListLabel4">
    <w:name w:val="ListLabel 4"/>
    <w:qFormat/>
    <w:rPr>
      <w:b/>
      <w:i w:val="false"/>
      <w:caps/>
      <w:sz w:val="28"/>
    </w:rPr>
  </w:style>
  <w:style w:type="character" w:styleId="ListLabel5">
    <w:name w:val="ListLabel 5"/>
    <w:qFormat/>
    <w:rPr>
      <w:b/>
      <w:i w:val="false"/>
      <w:caps/>
      <w:sz w:val="28"/>
    </w:rPr>
  </w:style>
  <w:style w:type="character" w:styleId="ListLabel6">
    <w:name w:val="ListLabel 6"/>
    <w:qFormat/>
    <w:rPr>
      <w:b w:val="false"/>
      <w:sz w:val="24"/>
      <w:szCs w:val="24"/>
    </w:rPr>
  </w:style>
  <w:style w:type="character" w:styleId="ListLabel7">
    <w:name w:val="ListLabel 7"/>
    <w:qFormat/>
    <w:rPr>
      <w:b/>
      <w:i w:val="false"/>
      <w:caps/>
      <w:sz w:val="28"/>
    </w:rPr>
  </w:style>
  <w:style w:type="character" w:styleId="ListLabel8">
    <w:name w:val="ListLabel 8"/>
    <w:qFormat/>
    <w:rPr>
      <w:b/>
      <w:i w:val="false"/>
      <w:caps/>
      <w:sz w:val="28"/>
    </w:rPr>
  </w:style>
  <w:style w:type="character" w:styleId="ListLabel9">
    <w:name w:val="ListLabel 9"/>
    <w:qFormat/>
    <w:rPr>
      <w:rFonts w:ascii="Calibri" w:hAnsi="Calibri" w:cs="Calibri"/>
      <w:sz w:val="22"/>
      <w:szCs w:val="22"/>
      <w:lang w:val="es-CO"/>
    </w:rPr>
  </w:style>
  <w:style w:type="character" w:styleId="ListLabel10">
    <w:name w:val="ListLabel 10"/>
    <w:qFormat/>
    <w:rPr>
      <w:rFonts w:cs="Calibri"/>
      <w:szCs w:val="16"/>
    </w:rPr>
  </w:style>
  <w:style w:type="character" w:styleId="Muydestacado">
    <w:name w:val="Muy destacado"/>
    <w:qFormat/>
    <w:rPr>
      <w:b/>
      <w:bCs/>
    </w:rPr>
  </w:style>
  <w:style w:type="character" w:styleId="Vietas">
    <w:name w:val="Viñetas"/>
    <w:qFormat/>
    <w:rPr>
      <w:rFonts w:ascii="OpenSymbol" w:hAnsi="OpenSymbol" w:eastAsia="OpenSymbol" w:cs="OpenSymbol"/>
    </w:rPr>
  </w:style>
  <w:style w:type="character" w:styleId="ListLabel11">
    <w:name w:val="ListLabel 11"/>
    <w:qFormat/>
    <w:rPr>
      <w:rFonts w:ascii="Calibri" w:hAnsi="Calibri"/>
      <w:b/>
      <w:i w:val="false"/>
      <w:caps/>
      <w:sz w:val="28"/>
    </w:rPr>
  </w:style>
  <w:style w:type="character" w:styleId="ListLabel12">
    <w:name w:val="ListLabel 12"/>
    <w:qFormat/>
    <w:rPr>
      <w:rFonts w:ascii="Calibri" w:hAnsi="Calibri"/>
      <w:b/>
      <w:sz w:val="24"/>
      <w:szCs w:val="24"/>
    </w:rPr>
  </w:style>
  <w:style w:type="character" w:styleId="ListLabel13">
    <w:name w:val="ListLabel 13"/>
    <w:qFormat/>
    <w:rPr>
      <w:b/>
      <w:i w:val="false"/>
      <w:caps/>
      <w:sz w:val="28"/>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ascii="Calibri" w:hAnsi="Calibri" w:eastAsia="Times New Roman" w:cs="Calibri"/>
      <w:b w:val="false"/>
      <w:i w:val="false"/>
      <w:caps w:val="false"/>
      <w:smallCaps w:val="false"/>
      <w:color w:val="000000"/>
      <w:spacing w:val="0"/>
      <w:sz w:val="24"/>
      <w:szCs w:val="16"/>
      <w:lang w:val="es-CO" w:eastAsia="es-ES"/>
    </w:rPr>
  </w:style>
  <w:style w:type="character" w:styleId="ListLabel24">
    <w:name w:val="ListLabel 24"/>
    <w:qFormat/>
    <w:rPr>
      <w:rFonts w:ascii="Calibri" w:hAnsi="Calibri" w:cs="Calibri"/>
      <w:sz w:val="22"/>
      <w:szCs w:val="22"/>
      <w:lang w:val="es-CO"/>
    </w:rPr>
  </w:style>
  <w:style w:type="character" w:styleId="ListLabel25">
    <w:name w:val="ListLabel 25"/>
    <w:qFormat/>
    <w:rPr>
      <w:rFonts w:cs="Calibri"/>
      <w:szCs w:val="16"/>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f07537"/>
    <w:pPr>
      <w:spacing w:lineRule="auto" w:line="240" w:before="0" w:after="0"/>
      <w:ind w:left="720" w:hanging="0"/>
      <w:contextualSpacing/>
    </w:pPr>
    <w:rPr>
      <w:rFonts w:ascii="Times New Roman" w:hAnsi="Times New Roman" w:eastAsia="Times New Roman"/>
      <w:sz w:val="24"/>
      <w:szCs w:val="24"/>
      <w:lang w:val="es-ES" w:eastAsia="es-ES"/>
    </w:rPr>
  </w:style>
  <w:style w:type="paragraph" w:styleId="BalloonText">
    <w:name w:val="Balloon Text"/>
    <w:basedOn w:val="Normal"/>
    <w:link w:val="TextodegloboCar"/>
    <w:uiPriority w:val="99"/>
    <w:semiHidden/>
    <w:unhideWhenUsed/>
    <w:qFormat/>
    <w:rsid w:val="00f07537"/>
    <w:pPr>
      <w:spacing w:lineRule="auto" w:line="240" w:before="0" w:after="0"/>
    </w:pPr>
    <w:rPr>
      <w:rFonts w:ascii="Tahoma" w:hAnsi="Tahoma" w:cs="Tahoma"/>
      <w:sz w:val="16"/>
      <w:szCs w:val="16"/>
    </w:rPr>
  </w:style>
  <w:style w:type="paragraph" w:styleId="Cabecera">
    <w:name w:val="Header"/>
    <w:basedOn w:val="Normal"/>
    <w:link w:val="EncabezadoCar"/>
    <w:uiPriority w:val="99"/>
    <w:unhideWhenUsed/>
    <w:rsid w:val="00f07537"/>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f07537"/>
    <w:pPr>
      <w:tabs>
        <w:tab w:val="clear" w:pos="708"/>
        <w:tab w:val="center" w:pos="4419" w:leader="none"/>
        <w:tab w:val="right" w:pos="8838" w:leader="none"/>
      </w:tabs>
      <w:spacing w:lineRule="auto" w:line="240" w:before="0" w:after="0"/>
    </w:pPr>
    <w:rPr/>
  </w:style>
  <w:style w:type="paragraph" w:styleId="Lneahorizontal">
    <w:name w:val="Línea horizontal"/>
    <w:basedOn w:val="Normal"/>
    <w:next w:val="Cuerpodetexto"/>
    <w:qFormat/>
    <w:pPr>
      <w:suppressLineNumbers/>
      <w:pBdr>
        <w:bottom w:val="double" w:sz="2" w:space="0" w:color="808080"/>
      </w:pBdr>
      <w:spacing w:before="0" w:after="283"/>
    </w:pPr>
    <w:rPr>
      <w:sz w:val="12"/>
      <w:szCs w:val="12"/>
    </w:rPr>
  </w:style>
  <w:style w:type="paragraph" w:styleId="Titular">
    <w:name w:val="Title"/>
    <w:basedOn w:val="Ttulo"/>
    <w:next w:val="Cuerpodetexto"/>
    <w:qFormat/>
    <w:pPr>
      <w:jc w:val="center"/>
    </w:pPr>
    <w:rPr>
      <w:b/>
      <w:bCs/>
      <w:sz w:val="56"/>
      <w:szCs w:val="5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localhost/" TargetMode="External"/><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hyperlink" Target="http://nombredelequipo:8082/" TargetMode="External"/><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hyperlink" Target="http://nombredelhost:8082/fenix/" TargetMode="External"/><Relationship Id="rId54" Type="http://schemas.openxmlformats.org/officeDocument/2006/relationships/hyperlink" Target="http://xxx.xxx.xx.xx:8082/fenix/" TargetMode="External"/><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header" Target="head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D397B-BD01-4480-9FB7-F00E4E313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Application>LibreOffice/6.2.0.3$Windows_X86_64 LibreOffice_project/98c6a8a1c6c7b144ce3cc729e34964b47ce25d62</Application>
  <Pages>23</Pages>
  <Words>1529</Words>
  <Characters>7491</Characters>
  <CharactersWithSpaces>8848</CharactersWithSpaces>
  <Paragraphs>206</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2013-09-06T18:40:00Z</dcterms:created>
  <dc:creator>cristian Vargas</dc:creator>
  <dc:description/>
  <dc:language>es-CO</dc:language>
  <cp:lastModifiedBy/>
  <dcterms:modified xsi:type="dcterms:W3CDTF">2019-02-28T20:04:41Z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